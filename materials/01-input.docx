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08C28">
      <w:pPr>
        <w:ind w:firstLine="0" w:firstLineChars="0"/>
        <w:jc w:val="center"/>
        <w:rPr>
          <w:rFonts w:hint="eastAsia" w:ascii="黑体" w:hAnsi="黑体" w:eastAsia="黑体" w:cs="黑体"/>
          <w:b w:val="0"/>
          <w:bCs w:val="0"/>
          <w:sz w:val="40"/>
          <w:szCs w:val="40"/>
          <w:lang w:val="en-US" w:eastAsia="zh-CN"/>
        </w:rPr>
      </w:pPr>
      <w:r>
        <w:rPr>
          <w:rFonts w:hint="eastAsia" w:ascii="黑体" w:hAnsi="黑体" w:eastAsia="黑体" w:cs="黑体"/>
          <w:b w:val="0"/>
          <w:bCs w:val="0"/>
          <w:sz w:val="40"/>
          <w:szCs w:val="40"/>
          <w:lang w:val="en-US" w:eastAsia="zh-CN"/>
        </w:rPr>
        <w:t>国家心血管病中心【疾病防治与健康教育展厅】串讲词</w:t>
      </w:r>
    </w:p>
    <w:p w14:paraId="11639A18">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各位</w:t>
      </w:r>
      <w:ins w:id="0" w:author="安" w:date="2026-01-28T09:19:55Z">
        <w:r>
          <w:rPr>
            <w:rFonts w:hint="default" w:ascii="仿宋" w:hAnsi="仿宋" w:eastAsia="仿宋" w:cs="仿宋"/>
            <w:sz w:val="32"/>
            <w:szCs w:val="32"/>
            <w:lang w:eastAsia="zh-CN"/>
          </w:rPr>
          <w:t>领导</w:t>
        </w:r>
      </w:ins>
      <w:ins w:id="1" w:author="安" w:date="2026-01-28T09:19:56Z">
        <w:r>
          <w:rPr>
            <w:rFonts w:hint="default" w:ascii="仿宋" w:hAnsi="仿宋" w:eastAsia="仿宋" w:cs="仿宋"/>
            <w:sz w:val="32"/>
            <w:szCs w:val="32"/>
            <w:lang w:eastAsia="zh-CN"/>
          </w:rPr>
          <w:t>、</w:t>
        </w:r>
      </w:ins>
      <w:del w:id="2" w:author=" 微" w:date="2026-01-27T18:12:54Z">
        <w:r>
          <w:rPr>
            <w:rFonts w:hint="default" w:ascii="仿宋" w:hAnsi="仿宋" w:eastAsia="仿宋" w:cs="仿宋"/>
            <w:sz w:val="32"/>
            <w:szCs w:val="32"/>
            <w:lang w:val="en-US" w:eastAsia="zh-CN"/>
          </w:rPr>
          <w:delText>领导/企业家/老师/同学/来宾</w:delText>
        </w:r>
      </w:del>
      <w:ins w:id="3" w:author=" 微" w:date="2026-01-27T18:12:55Z">
        <w:r>
          <w:rPr>
            <w:rFonts w:hint="eastAsia" w:ascii="仿宋" w:hAnsi="仿宋" w:eastAsia="仿宋" w:cs="仿宋"/>
            <w:sz w:val="32"/>
            <w:szCs w:val="32"/>
            <w:lang w:val="en-US" w:eastAsia="zh-CN"/>
          </w:rPr>
          <w:t>专家</w:t>
        </w:r>
      </w:ins>
      <w:r>
        <w:rPr>
          <w:rFonts w:hint="eastAsia" w:ascii="仿宋" w:hAnsi="仿宋" w:eastAsia="仿宋" w:cs="仿宋"/>
          <w:sz w:val="32"/>
          <w:szCs w:val="32"/>
          <w:lang w:val="en-US" w:eastAsia="zh-CN"/>
        </w:rPr>
        <w:t>，大家好！欢迎来到国家心血管病中心【疾病防治与健康教育展厅】。</w:t>
      </w:r>
    </w:p>
    <w:p w14:paraId="4DE82532">
      <w:pPr>
        <w:ind w:firstLine="640" w:firstLineChars="200"/>
        <w:rPr>
          <w:rFonts w:hint="eastAsia" w:eastAsiaTheme="minorEastAsia"/>
          <w:lang w:eastAsia="zh-CN"/>
        </w:rPr>
      </w:pPr>
      <w:r>
        <w:rPr>
          <w:rFonts w:hint="eastAsia" w:ascii="仿宋" w:hAnsi="仿宋" w:eastAsia="仿宋" w:cs="仿宋"/>
          <w:sz w:val="32"/>
          <w:szCs w:val="32"/>
          <w:lang w:val="en-US" w:eastAsia="zh-CN"/>
        </w:rPr>
        <w:t>进入展厅，首先看到的是【薪火相传，志存高远】八个题字，它凝聚了国家心血管病中心、阜外医院老前辈们以及当前一代领导人对心血管疾病防控工作的精神传承！一代又一代心血管疾病防治工作者薪火相传、接力前行，他们不止于做一名单纯看病救人的医生，更以高远志向与博大胸怀投身于疾病预防事业。</w:t>
      </w:r>
    </w:p>
    <w:p w14:paraId="4D7532E2">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习近平总书记在</w:t>
      </w:r>
      <w:ins w:id="4" w:author=" 微" w:date="2026-01-26T13:36:53Z">
        <w:r>
          <w:rPr>
            <w:rFonts w:hint="eastAsia" w:ascii="仿宋" w:hAnsi="仿宋" w:eastAsia="仿宋" w:cs="仿宋"/>
            <w:sz w:val="32"/>
            <w:szCs w:val="32"/>
            <w:lang w:val="en-US" w:eastAsia="zh-CN"/>
          </w:rPr>
          <w:t>看望</w:t>
        </w:r>
      </w:ins>
      <w:ins w:id="5" w:author=" 微" w:date="2026-01-26T13:36:54Z">
        <w:r>
          <w:rPr>
            <w:rFonts w:hint="eastAsia" w:ascii="仿宋" w:hAnsi="仿宋" w:eastAsia="仿宋" w:cs="仿宋"/>
            <w:sz w:val="32"/>
            <w:szCs w:val="32"/>
            <w:lang w:val="en-US" w:eastAsia="zh-CN"/>
          </w:rPr>
          <w:t>参加</w:t>
        </w:r>
      </w:ins>
      <w:r>
        <w:rPr>
          <w:rFonts w:hint="eastAsia" w:ascii="仿宋" w:hAnsi="仿宋" w:eastAsia="仿宋" w:cs="仿宋"/>
          <w:sz w:val="32"/>
          <w:szCs w:val="32"/>
          <w:lang w:val="en-US" w:eastAsia="zh-CN"/>
        </w:rPr>
        <w:t>全国政协十三届四次会议的医药卫生界、教育界委员并参加联组会时的讲话中指出：预防是最经济、最有效的健康策略。再次指明了预防工作的重要意义和价值。</w:t>
      </w:r>
    </w:p>
    <w:p w14:paraId="7DC2238F">
      <w:pPr>
        <w:ind w:firstLine="640" w:firstLineChars="200"/>
        <w:rPr>
          <w:ins w:id="6" w:author=" 微" w:date="2026-01-28T08:26:09Z"/>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阜外医院在建院之初就坚决贯彻预防为主的卫生工作方针。</w:t>
      </w:r>
      <w:del w:id="7" w:author=" 微" w:date="2026-01-26T13:44:52Z">
        <w:r>
          <w:rPr>
            <w:rFonts w:hint="eastAsia" w:ascii="仿宋" w:hAnsi="仿宋" w:eastAsia="仿宋" w:cs="仿宋"/>
            <w:sz w:val="32"/>
            <w:szCs w:val="32"/>
            <w:lang w:val="en-US" w:eastAsia="zh-CN"/>
          </w:rPr>
          <w:delText>创始人</w:delText>
        </w:r>
      </w:del>
      <w:ins w:id="8" w:author=" 微" w:date="2026-01-26T13:45:03Z">
        <w:r>
          <w:rPr>
            <w:rFonts w:hint="eastAsia" w:ascii="仿宋" w:hAnsi="仿宋" w:eastAsia="仿宋" w:cs="仿宋"/>
            <w:sz w:val="32"/>
            <w:szCs w:val="32"/>
            <w:lang w:val="en-US" w:eastAsia="zh-CN"/>
          </w:rPr>
          <w:t>首任院长</w:t>
        </w:r>
      </w:ins>
      <w:r>
        <w:rPr>
          <w:rFonts w:hint="eastAsia" w:ascii="仿宋" w:hAnsi="仿宋" w:eastAsia="仿宋" w:cs="仿宋"/>
          <w:sz w:val="32"/>
          <w:szCs w:val="32"/>
          <w:lang w:val="en-US" w:eastAsia="zh-CN"/>
        </w:rPr>
        <w:t>吴英恺院士指出“治疗是10个医生给1个人解决问题，防治是1个人给1000人甚至1万人传递知识。”</w:t>
      </w:r>
    </w:p>
    <w:p w14:paraId="7DCBF1E6">
      <w:pPr>
        <w:ind w:firstLine="640" w:firstLineChars="200"/>
        <w:rPr>
          <w:ins w:id="9" w:author=" 微" w:date="2026-01-28T08:26:11Z"/>
          <w:rFonts w:hint="eastAsia" w:eastAsiaTheme="minorEastAsia"/>
          <w:lang w:eastAsia="zh-CN"/>
        </w:rPr>
      </w:pPr>
      <w:ins w:id="10" w:author=" 微" w:date="2026-01-28T08:26:12Z">
        <w:r>
          <w:rPr>
            <w:rFonts w:hint="eastAsia" w:ascii="楷体" w:hAnsi="楷体" w:eastAsia="楷体" w:cs="楷体"/>
            <w:sz w:val="32"/>
            <w:szCs w:val="32"/>
            <w:lang w:val="en-US" w:eastAsia="zh-CN"/>
          </w:rPr>
          <w:t>2026年全国卫生健康工作会议</w:t>
        </w:r>
      </w:ins>
      <w:ins w:id="11" w:author=" 微" w:date="2026-01-28T08:42:56Z">
        <w:r>
          <w:rPr>
            <w:rFonts w:hint="eastAsia" w:ascii="楷体" w:hAnsi="楷体" w:eastAsia="楷体" w:cs="楷体"/>
            <w:sz w:val="32"/>
            <w:szCs w:val="32"/>
            <w:lang w:val="en-US" w:eastAsia="zh-CN"/>
          </w:rPr>
          <w:t>中，</w:t>
        </w:r>
      </w:ins>
      <w:ins w:id="12" w:author=" 微" w:date="2026-01-28T08:43:02Z">
        <w:r>
          <w:rPr>
            <w:rFonts w:hint="eastAsia" w:ascii="楷体" w:hAnsi="楷体" w:eastAsia="楷体" w:cs="楷体"/>
            <w:sz w:val="32"/>
            <w:szCs w:val="32"/>
            <w:lang w:val="en-US" w:eastAsia="zh-CN"/>
          </w:rPr>
          <w:t>雷海潮</w:t>
        </w:r>
      </w:ins>
      <w:ins w:id="13" w:author=" 微" w:date="2026-01-28T08:43:03Z">
        <w:r>
          <w:rPr>
            <w:rFonts w:hint="eastAsia" w:ascii="楷体" w:hAnsi="楷体" w:eastAsia="楷体" w:cs="楷体"/>
            <w:sz w:val="32"/>
            <w:szCs w:val="32"/>
            <w:lang w:val="en-US" w:eastAsia="zh-CN"/>
          </w:rPr>
          <w:t>主任</w:t>
        </w:r>
      </w:ins>
      <w:ins w:id="14" w:author=" 微" w:date="2026-01-28T08:26:12Z">
        <w:r>
          <w:rPr>
            <w:rFonts w:hint="eastAsia" w:ascii="楷体" w:hAnsi="楷体" w:eastAsia="楷体" w:cs="楷体"/>
            <w:sz w:val="32"/>
            <w:szCs w:val="32"/>
            <w:lang w:val="en-US" w:eastAsia="zh-CN"/>
          </w:rPr>
          <w:t>作出重要部署，</w:t>
        </w:r>
      </w:ins>
      <w:ins w:id="15" w:author=" 微" w:date="2026-01-28T08:43:33Z">
        <w:r>
          <w:rPr>
            <w:rFonts w:hint="eastAsia" w:ascii="楷体" w:hAnsi="楷体" w:eastAsia="楷体" w:cs="楷体"/>
            <w:sz w:val="32"/>
            <w:szCs w:val="32"/>
            <w:lang w:val="en-US" w:eastAsia="zh-CN"/>
          </w:rPr>
          <w:t>全面推进实施健康优先发展战略</w:t>
        </w:r>
      </w:ins>
      <w:ins w:id="16" w:author=" 微" w:date="2026-01-28T08:43:06Z">
        <w:r>
          <w:rPr>
            <w:rFonts w:hint="eastAsia" w:ascii="楷体" w:hAnsi="楷体" w:eastAsia="楷体" w:cs="楷体"/>
            <w:sz w:val="32"/>
            <w:szCs w:val="32"/>
            <w:lang w:val="en-US" w:eastAsia="zh-CN"/>
          </w:rPr>
          <w:t>。</w:t>
        </w:r>
      </w:ins>
    </w:p>
    <w:p w14:paraId="130DBE5D">
      <w:pPr>
        <w:ind w:firstLine="640" w:firstLineChars="200"/>
        <w:rPr>
          <w:ins w:id="17" w:author=" 微" w:date="2026-01-28T08:21:00Z"/>
          <w:rFonts w:hint="eastAsia" w:ascii="楷体" w:hAnsi="楷体" w:eastAsia="楷体" w:cs="楷体"/>
          <w:sz w:val="32"/>
          <w:szCs w:val="32"/>
          <w:lang w:val="en-US" w:eastAsia="zh-CN"/>
        </w:rPr>
      </w:pPr>
      <w:r>
        <w:rPr>
          <w:rFonts w:hint="eastAsia" w:ascii="仿宋" w:hAnsi="仿宋" w:eastAsia="仿宋" w:cs="仿宋"/>
          <w:sz w:val="32"/>
          <w:szCs w:val="32"/>
          <w:lang w:val="en-US" w:eastAsia="zh-CN"/>
        </w:rPr>
        <w:t>现任院长胡盛寿院士提出</w:t>
      </w:r>
      <w:ins w:id="18" w:author=" 微" w:date="2026-01-27T18:03:31Z">
        <w:r>
          <w:rPr>
            <w:rFonts w:hint="eastAsia" w:ascii="楷体" w:hAnsi="楷体" w:eastAsia="楷体" w:cs="楷体"/>
            <w:sz w:val="32"/>
            <w:szCs w:val="32"/>
            <w:lang w:val="en-US" w:eastAsia="zh-CN"/>
            <w:rPrChange w:id="19" w:author=" 微" w:date="2026-01-27T18:10:40Z">
              <w:rPr>
                <w:rFonts w:hint="eastAsia" w:ascii="仿宋" w:hAnsi="仿宋" w:eastAsia="仿宋" w:cs="仿宋"/>
                <w:sz w:val="32"/>
                <w:szCs w:val="32"/>
                <w:lang w:val="en-US" w:eastAsia="zh-CN"/>
              </w:rPr>
            </w:rPrChange>
          </w:rPr>
          <w:t>健康</w:t>
        </w:r>
      </w:ins>
      <w:ins w:id="20" w:author=" 微" w:date="2026-01-27T18:03:34Z">
        <w:r>
          <w:rPr>
            <w:rFonts w:hint="eastAsia" w:ascii="楷体" w:hAnsi="楷体" w:eastAsia="楷体" w:cs="楷体"/>
            <w:sz w:val="32"/>
            <w:szCs w:val="32"/>
            <w:lang w:val="en-US" w:eastAsia="zh-CN"/>
            <w:rPrChange w:id="21" w:author=" 微" w:date="2026-01-27T18:10:40Z">
              <w:rPr>
                <w:rFonts w:hint="eastAsia" w:ascii="仿宋" w:hAnsi="仿宋" w:eastAsia="仿宋" w:cs="仿宋"/>
                <w:sz w:val="32"/>
                <w:szCs w:val="32"/>
                <w:lang w:val="en-US" w:eastAsia="zh-CN"/>
              </w:rPr>
            </w:rPrChange>
          </w:rPr>
          <w:t>生活方式</w:t>
        </w:r>
      </w:ins>
      <w:ins w:id="22" w:author=" 微" w:date="2026-01-27T18:03:42Z">
        <w:r>
          <w:rPr>
            <w:rFonts w:hint="eastAsia" w:ascii="楷体" w:hAnsi="楷体" w:eastAsia="楷体" w:cs="楷体"/>
            <w:sz w:val="32"/>
            <w:szCs w:val="32"/>
            <w:lang w:val="en-US" w:eastAsia="zh-CN"/>
            <w:rPrChange w:id="23" w:author=" 微" w:date="2026-01-27T18:10:40Z">
              <w:rPr>
                <w:rFonts w:hint="eastAsia" w:ascii="仿宋" w:hAnsi="仿宋" w:eastAsia="仿宋" w:cs="仿宋"/>
                <w:sz w:val="32"/>
                <w:szCs w:val="32"/>
                <w:lang w:val="en-US" w:eastAsia="zh-CN"/>
              </w:rPr>
            </w:rPrChange>
          </w:rPr>
          <w:t>是</w:t>
        </w:r>
      </w:ins>
      <w:ins w:id="24" w:author=" 微" w:date="2026-01-27T18:03:45Z">
        <w:r>
          <w:rPr>
            <w:rFonts w:hint="eastAsia" w:ascii="楷体" w:hAnsi="楷体" w:eastAsia="楷体" w:cs="楷体"/>
            <w:sz w:val="32"/>
            <w:szCs w:val="32"/>
            <w:lang w:val="en-US" w:eastAsia="zh-CN"/>
            <w:rPrChange w:id="25" w:author=" 微" w:date="2026-01-27T18:10:40Z">
              <w:rPr>
                <w:rFonts w:hint="eastAsia" w:ascii="仿宋" w:hAnsi="仿宋" w:eastAsia="仿宋" w:cs="仿宋"/>
                <w:sz w:val="32"/>
                <w:szCs w:val="32"/>
                <w:lang w:val="en-US" w:eastAsia="zh-CN"/>
              </w:rPr>
            </w:rPrChange>
          </w:rPr>
          <w:t>疾病防控</w:t>
        </w:r>
      </w:ins>
      <w:ins w:id="26" w:author=" 微" w:date="2026-01-27T18:03:49Z">
        <w:r>
          <w:rPr>
            <w:rFonts w:hint="eastAsia" w:ascii="楷体" w:hAnsi="楷体" w:eastAsia="楷体" w:cs="楷体"/>
            <w:sz w:val="32"/>
            <w:szCs w:val="32"/>
            <w:lang w:val="en-US" w:eastAsia="zh-CN"/>
            <w:rPrChange w:id="27" w:author=" 微" w:date="2026-01-27T18:10:40Z">
              <w:rPr>
                <w:rFonts w:hint="eastAsia" w:ascii="仿宋" w:hAnsi="仿宋" w:eastAsia="仿宋" w:cs="仿宋"/>
                <w:sz w:val="32"/>
                <w:szCs w:val="32"/>
                <w:lang w:val="en-US" w:eastAsia="zh-CN"/>
              </w:rPr>
            </w:rPrChange>
          </w:rPr>
          <w:t>尤其是</w:t>
        </w:r>
      </w:ins>
      <w:ins w:id="28" w:author=" 微" w:date="2026-01-27T18:03:52Z">
        <w:r>
          <w:rPr>
            <w:rFonts w:hint="eastAsia" w:ascii="楷体" w:hAnsi="楷体" w:eastAsia="楷体" w:cs="楷体"/>
            <w:sz w:val="32"/>
            <w:szCs w:val="32"/>
            <w:lang w:val="en-US" w:eastAsia="zh-CN"/>
            <w:rPrChange w:id="29" w:author=" 微" w:date="2026-01-27T18:10:40Z">
              <w:rPr>
                <w:rFonts w:hint="eastAsia" w:ascii="仿宋" w:hAnsi="仿宋" w:eastAsia="仿宋" w:cs="仿宋"/>
                <w:sz w:val="32"/>
                <w:szCs w:val="32"/>
                <w:lang w:val="en-US" w:eastAsia="zh-CN"/>
              </w:rPr>
            </w:rPrChange>
          </w:rPr>
          <w:t>心脑血管</w:t>
        </w:r>
      </w:ins>
      <w:ins w:id="30" w:author=" 微" w:date="2026-01-27T18:03:53Z">
        <w:r>
          <w:rPr>
            <w:rFonts w:hint="eastAsia" w:ascii="楷体" w:hAnsi="楷体" w:eastAsia="楷体" w:cs="楷体"/>
            <w:sz w:val="32"/>
            <w:szCs w:val="32"/>
            <w:lang w:val="en-US" w:eastAsia="zh-CN"/>
            <w:rPrChange w:id="31" w:author=" 微" w:date="2026-01-27T18:10:40Z">
              <w:rPr>
                <w:rFonts w:hint="eastAsia" w:ascii="仿宋" w:hAnsi="仿宋" w:eastAsia="仿宋" w:cs="仿宋"/>
                <w:sz w:val="32"/>
                <w:szCs w:val="32"/>
                <w:lang w:val="en-US" w:eastAsia="zh-CN"/>
              </w:rPr>
            </w:rPrChange>
          </w:rPr>
          <w:t>疾病</w:t>
        </w:r>
      </w:ins>
      <w:ins w:id="32" w:author=" 微" w:date="2026-01-27T18:03:55Z">
        <w:r>
          <w:rPr>
            <w:rFonts w:hint="eastAsia" w:ascii="楷体" w:hAnsi="楷体" w:eastAsia="楷体" w:cs="楷体"/>
            <w:sz w:val="32"/>
            <w:szCs w:val="32"/>
            <w:lang w:val="en-US" w:eastAsia="zh-CN"/>
            <w:rPrChange w:id="33" w:author=" 微" w:date="2026-01-27T18:10:40Z">
              <w:rPr>
                <w:rFonts w:hint="eastAsia" w:ascii="仿宋" w:hAnsi="仿宋" w:eastAsia="仿宋" w:cs="仿宋"/>
                <w:sz w:val="32"/>
                <w:szCs w:val="32"/>
                <w:lang w:val="en-US" w:eastAsia="zh-CN"/>
              </w:rPr>
            </w:rPrChange>
          </w:rPr>
          <w:t>防控</w:t>
        </w:r>
      </w:ins>
      <w:ins w:id="34" w:author=" 微" w:date="2026-01-27T18:03:56Z">
        <w:r>
          <w:rPr>
            <w:rFonts w:hint="eastAsia" w:ascii="楷体" w:hAnsi="楷体" w:eastAsia="楷体" w:cs="楷体"/>
            <w:sz w:val="32"/>
            <w:szCs w:val="32"/>
            <w:lang w:val="en-US" w:eastAsia="zh-CN"/>
            <w:rPrChange w:id="35" w:author=" 微" w:date="2026-01-27T18:10:40Z">
              <w:rPr>
                <w:rFonts w:hint="eastAsia" w:ascii="仿宋" w:hAnsi="仿宋" w:eastAsia="仿宋" w:cs="仿宋"/>
                <w:sz w:val="32"/>
                <w:szCs w:val="32"/>
                <w:lang w:val="en-US" w:eastAsia="zh-CN"/>
              </w:rPr>
            </w:rPrChange>
          </w:rPr>
          <w:t>的</w:t>
        </w:r>
      </w:ins>
      <w:ins w:id="36" w:author=" 微" w:date="2026-01-27T18:04:03Z">
        <w:r>
          <w:rPr>
            <w:rFonts w:hint="eastAsia" w:ascii="楷体" w:hAnsi="楷体" w:eastAsia="楷体" w:cs="楷体"/>
            <w:sz w:val="32"/>
            <w:szCs w:val="32"/>
            <w:lang w:val="en-US" w:eastAsia="zh-CN"/>
            <w:rPrChange w:id="37" w:author=" 微" w:date="2026-01-27T18:10:40Z">
              <w:rPr>
                <w:rFonts w:hint="eastAsia" w:ascii="仿宋" w:hAnsi="仿宋" w:eastAsia="仿宋" w:cs="仿宋"/>
                <w:sz w:val="32"/>
                <w:szCs w:val="32"/>
                <w:lang w:val="en-US" w:eastAsia="zh-CN"/>
              </w:rPr>
            </w:rPrChange>
          </w:rPr>
          <w:t>有效</w:t>
        </w:r>
      </w:ins>
      <w:ins w:id="38" w:author=" 微" w:date="2026-01-27T18:04:08Z">
        <w:r>
          <w:rPr>
            <w:rFonts w:hint="eastAsia" w:ascii="楷体" w:hAnsi="楷体" w:eastAsia="楷体" w:cs="楷体"/>
            <w:sz w:val="32"/>
            <w:szCs w:val="32"/>
            <w:lang w:val="en-US" w:eastAsia="zh-CN"/>
            <w:rPrChange w:id="39" w:author=" 微" w:date="2026-01-27T18:10:40Z">
              <w:rPr>
                <w:rFonts w:hint="eastAsia" w:ascii="仿宋" w:hAnsi="仿宋" w:eastAsia="仿宋" w:cs="仿宋"/>
                <w:sz w:val="32"/>
                <w:szCs w:val="32"/>
                <w:lang w:val="en-US" w:eastAsia="zh-CN"/>
              </w:rPr>
            </w:rPrChange>
          </w:rPr>
          <w:t>方式</w:t>
        </w:r>
      </w:ins>
      <w:ins w:id="40" w:author=" 微" w:date="2026-01-27T18:04:09Z">
        <w:r>
          <w:rPr>
            <w:rFonts w:hint="eastAsia" w:ascii="楷体" w:hAnsi="楷体" w:eastAsia="楷体" w:cs="楷体"/>
            <w:sz w:val="32"/>
            <w:szCs w:val="32"/>
            <w:lang w:val="en-US" w:eastAsia="zh-CN"/>
            <w:rPrChange w:id="41" w:author=" 微" w:date="2026-01-27T18:10:40Z">
              <w:rPr>
                <w:rFonts w:hint="eastAsia" w:ascii="仿宋" w:hAnsi="仿宋" w:eastAsia="仿宋" w:cs="仿宋"/>
                <w:sz w:val="32"/>
                <w:szCs w:val="32"/>
                <w:lang w:val="en-US" w:eastAsia="zh-CN"/>
              </w:rPr>
            </w:rPrChange>
          </w:rPr>
          <w:t>，</w:t>
        </w:r>
      </w:ins>
      <w:ins w:id="42" w:author=" 微" w:date="2026-01-27T18:04:11Z">
        <w:r>
          <w:rPr>
            <w:rFonts w:hint="eastAsia" w:ascii="楷体" w:hAnsi="楷体" w:eastAsia="楷体" w:cs="楷体"/>
            <w:sz w:val="32"/>
            <w:szCs w:val="32"/>
            <w:lang w:val="en-US" w:eastAsia="zh-CN"/>
            <w:rPrChange w:id="43" w:author=" 微" w:date="2026-01-27T18:10:40Z">
              <w:rPr>
                <w:rFonts w:hint="eastAsia" w:ascii="仿宋" w:hAnsi="仿宋" w:eastAsia="仿宋" w:cs="仿宋"/>
                <w:sz w:val="32"/>
                <w:szCs w:val="32"/>
                <w:lang w:val="en-US" w:eastAsia="zh-CN"/>
              </w:rPr>
            </w:rPrChange>
          </w:rPr>
          <w:t>而</w:t>
        </w:r>
      </w:ins>
      <w:ins w:id="44" w:author=" 微" w:date="2026-01-27T18:04:14Z">
        <w:r>
          <w:rPr>
            <w:rFonts w:hint="eastAsia" w:ascii="楷体" w:hAnsi="楷体" w:eastAsia="楷体" w:cs="楷体"/>
            <w:sz w:val="32"/>
            <w:szCs w:val="32"/>
            <w:lang w:val="en-US" w:eastAsia="zh-CN"/>
            <w:rPrChange w:id="45" w:author=" 微" w:date="2026-01-27T18:10:40Z">
              <w:rPr>
                <w:rFonts w:hint="eastAsia" w:ascii="仿宋" w:hAnsi="仿宋" w:eastAsia="仿宋" w:cs="仿宋"/>
                <w:sz w:val="32"/>
                <w:szCs w:val="32"/>
                <w:lang w:val="en-US" w:eastAsia="zh-CN"/>
              </w:rPr>
            </w:rPrChange>
          </w:rPr>
          <w:t>目前</w:t>
        </w:r>
      </w:ins>
      <w:ins w:id="46" w:author=" 微" w:date="2026-01-27T11:00:32Z">
        <w:r>
          <w:rPr>
            <w:rFonts w:hint="eastAsia" w:ascii="楷体" w:hAnsi="楷体" w:eastAsia="楷体" w:cs="楷体"/>
            <w:sz w:val="32"/>
            <w:szCs w:val="32"/>
            <w:lang w:val="en-US" w:eastAsia="zh-CN"/>
            <w:rPrChange w:id="47" w:author=" 微" w:date="2026-01-27T18:10:40Z">
              <w:rPr>
                <w:rFonts w:hint="eastAsia" w:ascii="仿宋" w:hAnsi="仿宋" w:eastAsia="仿宋" w:cs="仿宋"/>
                <w:sz w:val="32"/>
                <w:szCs w:val="32"/>
                <w:lang w:val="en-US" w:eastAsia="zh-CN"/>
              </w:rPr>
            </w:rPrChange>
          </w:rPr>
          <w:t>在</w:t>
        </w:r>
      </w:ins>
      <w:ins w:id="48" w:author=" 微" w:date="2026-01-27T11:00:41Z">
        <w:r>
          <w:rPr>
            <w:rFonts w:hint="eastAsia" w:ascii="楷体" w:hAnsi="楷体" w:eastAsia="楷体" w:cs="楷体"/>
            <w:sz w:val="32"/>
            <w:szCs w:val="32"/>
            <w:lang w:val="en-US" w:eastAsia="zh-CN"/>
            <w:rPrChange w:id="49" w:author=" 微" w:date="2026-01-27T18:10:40Z">
              <w:rPr>
                <w:rFonts w:hint="eastAsia" w:ascii="仿宋" w:hAnsi="仿宋" w:eastAsia="仿宋" w:cs="仿宋"/>
                <w:sz w:val="32"/>
                <w:szCs w:val="32"/>
                <w:lang w:val="en-US" w:eastAsia="zh-CN"/>
              </w:rPr>
            </w:rPrChange>
          </w:rPr>
          <w:t>健康生活方式</w:t>
        </w:r>
      </w:ins>
      <w:ins w:id="50" w:author=" 微" w:date="2026-01-27T11:00:46Z">
        <w:r>
          <w:rPr>
            <w:rFonts w:hint="eastAsia" w:ascii="楷体" w:hAnsi="楷体" w:eastAsia="楷体" w:cs="楷体"/>
            <w:sz w:val="32"/>
            <w:szCs w:val="32"/>
            <w:lang w:val="en-US" w:eastAsia="zh-CN"/>
            <w:rPrChange w:id="51" w:author=" 微" w:date="2026-01-27T18:10:40Z">
              <w:rPr>
                <w:rFonts w:hint="eastAsia" w:ascii="仿宋" w:hAnsi="仿宋" w:eastAsia="仿宋" w:cs="仿宋"/>
                <w:sz w:val="32"/>
                <w:szCs w:val="32"/>
                <w:lang w:val="en-US" w:eastAsia="zh-CN"/>
              </w:rPr>
            </w:rPrChange>
          </w:rPr>
          <w:t>当中</w:t>
        </w:r>
      </w:ins>
      <w:ins w:id="52" w:author=" 微" w:date="2026-01-27T18:04:29Z">
        <w:r>
          <w:rPr>
            <w:rFonts w:hint="eastAsia" w:ascii="楷体" w:hAnsi="楷体" w:eastAsia="楷体" w:cs="楷体"/>
            <w:sz w:val="32"/>
            <w:szCs w:val="32"/>
            <w:lang w:val="en-US" w:eastAsia="zh-CN"/>
            <w:rPrChange w:id="53" w:author=" 微" w:date="2026-01-27T18:10:40Z">
              <w:rPr>
                <w:rFonts w:hint="eastAsia" w:ascii="仿宋" w:hAnsi="仿宋" w:eastAsia="仿宋" w:cs="仿宋"/>
                <w:sz w:val="32"/>
                <w:szCs w:val="32"/>
                <w:lang w:val="en-US" w:eastAsia="zh-CN"/>
              </w:rPr>
            </w:rPrChange>
          </w:rPr>
          <w:t>要</w:t>
        </w:r>
      </w:ins>
      <w:r>
        <w:rPr>
          <w:rFonts w:hint="eastAsia" w:ascii="楷体" w:hAnsi="楷体" w:eastAsia="楷体" w:cs="楷体"/>
          <w:sz w:val="32"/>
          <w:szCs w:val="32"/>
          <w:lang w:val="en-US" w:eastAsia="zh-CN"/>
          <w:rPrChange w:id="54" w:author=" 微" w:date="2026-01-27T18:10:40Z">
            <w:rPr>
              <w:rFonts w:hint="eastAsia" w:ascii="仿宋" w:hAnsi="仿宋" w:eastAsia="仿宋" w:cs="仿宋"/>
              <w:sz w:val="32"/>
              <w:szCs w:val="32"/>
              <w:lang w:val="en-US" w:eastAsia="zh-CN"/>
            </w:rPr>
          </w:rPrChange>
        </w:rPr>
        <w:t>“</w:t>
      </w:r>
      <w:ins w:id="55" w:author=" 微" w:date="2026-01-26T14:39:54Z">
        <w:r>
          <w:rPr>
            <w:rFonts w:hint="eastAsia" w:ascii="楷体" w:hAnsi="楷体" w:eastAsia="楷体" w:cs="楷体"/>
            <w:sz w:val="32"/>
            <w:szCs w:val="32"/>
            <w:lang w:val="en-US" w:eastAsia="zh-CN"/>
            <w:rPrChange w:id="56" w:author=" 微" w:date="2026-01-27T18:10:40Z">
              <w:rPr>
                <w:rFonts w:hint="eastAsia" w:ascii="仿宋" w:hAnsi="仿宋" w:eastAsia="仿宋" w:cs="仿宋"/>
                <w:sz w:val="32"/>
                <w:szCs w:val="32"/>
                <w:lang w:val="en-US" w:eastAsia="zh-CN"/>
              </w:rPr>
            </w:rPrChange>
          </w:rPr>
          <w:t>推动公众从‘认识要改变’到‘行为能改变’，再到‘思想上想改变’。</w:t>
        </w:r>
      </w:ins>
      <w:r>
        <w:rPr>
          <w:rFonts w:hint="eastAsia" w:ascii="楷体" w:hAnsi="楷体" w:eastAsia="楷体" w:cs="楷体"/>
          <w:sz w:val="32"/>
          <w:szCs w:val="32"/>
          <w:lang w:val="en-US" w:eastAsia="zh-CN"/>
          <w:rPrChange w:id="57" w:author=" 微" w:date="2026-01-27T18:10:40Z">
            <w:rPr>
              <w:rFonts w:hint="eastAsia" w:ascii="仿宋" w:hAnsi="仿宋" w:eastAsia="仿宋" w:cs="仿宋"/>
              <w:sz w:val="32"/>
              <w:szCs w:val="32"/>
              <w:lang w:val="en-US" w:eastAsia="zh-CN"/>
            </w:rPr>
          </w:rPrChange>
        </w:rPr>
        <w:t>”</w:t>
      </w:r>
      <w:ins w:id="58" w:author=" 微" w:date="2026-01-27T18:05:07Z">
        <w:r>
          <w:rPr>
            <w:rFonts w:hint="eastAsia" w:ascii="楷体" w:hAnsi="楷体" w:eastAsia="楷体" w:cs="楷体"/>
            <w:sz w:val="32"/>
            <w:szCs w:val="32"/>
            <w:lang w:val="en-US" w:eastAsia="zh-CN"/>
            <w:rPrChange w:id="59" w:author=" 微" w:date="2026-01-27T18:10:40Z">
              <w:rPr>
                <w:rFonts w:hint="eastAsia" w:ascii="仿宋" w:hAnsi="仿宋" w:eastAsia="仿宋" w:cs="仿宋"/>
                <w:sz w:val="32"/>
                <w:szCs w:val="32"/>
                <w:lang w:val="en-US" w:eastAsia="zh-CN"/>
              </w:rPr>
            </w:rPrChange>
          </w:rPr>
          <w:t>让健康生活方式“自然”养成</w:t>
        </w:r>
      </w:ins>
      <w:ins w:id="60" w:author=" 微" w:date="2026-01-27T18:05:10Z">
        <w:r>
          <w:rPr>
            <w:rFonts w:hint="eastAsia" w:ascii="楷体" w:hAnsi="楷体" w:eastAsia="楷体" w:cs="楷体"/>
            <w:sz w:val="32"/>
            <w:szCs w:val="32"/>
            <w:lang w:val="en-US" w:eastAsia="zh-CN"/>
            <w:rPrChange w:id="61" w:author=" 微" w:date="2026-01-27T18:10:40Z">
              <w:rPr>
                <w:rFonts w:hint="eastAsia" w:ascii="仿宋" w:hAnsi="仿宋" w:eastAsia="仿宋" w:cs="仿宋"/>
                <w:sz w:val="32"/>
                <w:szCs w:val="32"/>
                <w:lang w:val="en-US" w:eastAsia="zh-CN"/>
              </w:rPr>
            </w:rPrChange>
          </w:rPr>
          <w:t>，</w:t>
        </w:r>
      </w:ins>
      <w:ins w:id="62" w:author=" 微" w:date="2026-01-27T18:05:13Z">
        <w:r>
          <w:rPr>
            <w:rFonts w:hint="eastAsia" w:ascii="楷体" w:hAnsi="楷体" w:eastAsia="楷体" w:cs="楷体"/>
            <w:sz w:val="32"/>
            <w:szCs w:val="32"/>
            <w:lang w:val="en-US" w:eastAsia="zh-CN"/>
            <w:rPrChange w:id="63" w:author=" 微" w:date="2026-01-27T18:10:40Z">
              <w:rPr>
                <w:rFonts w:hint="eastAsia" w:ascii="仿宋" w:hAnsi="仿宋" w:eastAsia="仿宋" w:cs="仿宋"/>
                <w:sz w:val="32"/>
                <w:szCs w:val="32"/>
                <w:lang w:val="en-US" w:eastAsia="zh-CN"/>
              </w:rPr>
            </w:rPrChange>
          </w:rPr>
          <w:t>推动</w:t>
        </w:r>
      </w:ins>
      <w:ins w:id="64" w:author=" 微" w:date="2026-01-27T18:05:22Z">
        <w:r>
          <w:rPr>
            <w:rFonts w:hint="eastAsia" w:ascii="楷体" w:hAnsi="楷体" w:eastAsia="楷体" w:cs="楷体"/>
            <w:sz w:val="32"/>
            <w:szCs w:val="32"/>
            <w:lang w:val="en-US" w:eastAsia="zh-CN"/>
            <w:rPrChange w:id="65" w:author=" 微" w:date="2026-01-27T18:10:40Z">
              <w:rPr>
                <w:rFonts w:hint="eastAsia" w:ascii="仿宋" w:hAnsi="仿宋" w:eastAsia="仿宋" w:cs="仿宋"/>
                <w:sz w:val="32"/>
                <w:szCs w:val="32"/>
                <w:lang w:val="en-US" w:eastAsia="zh-CN"/>
              </w:rPr>
            </w:rPrChange>
          </w:rPr>
          <w:t>“</w:t>
        </w:r>
      </w:ins>
      <w:ins w:id="66" w:author=" 微" w:date="2026-01-27T18:05:23Z">
        <w:r>
          <w:rPr>
            <w:rFonts w:hint="eastAsia" w:ascii="楷体" w:hAnsi="楷体" w:eastAsia="楷体" w:cs="楷体"/>
            <w:sz w:val="32"/>
            <w:szCs w:val="32"/>
            <w:lang w:val="en-US" w:eastAsia="zh-CN"/>
            <w:rPrChange w:id="67" w:author=" 微" w:date="2026-01-27T18:10:40Z">
              <w:rPr>
                <w:rFonts w:hint="eastAsia" w:ascii="仿宋" w:hAnsi="仿宋" w:eastAsia="仿宋" w:cs="仿宋"/>
                <w:sz w:val="32"/>
                <w:szCs w:val="32"/>
                <w:lang w:val="en-US" w:eastAsia="zh-CN"/>
              </w:rPr>
            </w:rPrChange>
          </w:rPr>
          <w:t>我要</w:t>
        </w:r>
      </w:ins>
      <w:ins w:id="68" w:author=" 微" w:date="2026-01-27T18:05:24Z">
        <w:r>
          <w:rPr>
            <w:rFonts w:hint="eastAsia" w:ascii="楷体" w:hAnsi="楷体" w:eastAsia="楷体" w:cs="楷体"/>
            <w:sz w:val="32"/>
            <w:szCs w:val="32"/>
            <w:lang w:val="en-US" w:eastAsia="zh-CN"/>
            <w:rPrChange w:id="69" w:author=" 微" w:date="2026-01-27T18:10:40Z">
              <w:rPr>
                <w:rFonts w:hint="eastAsia" w:ascii="仿宋" w:hAnsi="仿宋" w:eastAsia="仿宋" w:cs="仿宋"/>
                <w:sz w:val="32"/>
                <w:szCs w:val="32"/>
                <w:lang w:val="en-US" w:eastAsia="zh-CN"/>
              </w:rPr>
            </w:rPrChange>
          </w:rPr>
          <w:t>健康</w:t>
        </w:r>
      </w:ins>
      <w:ins w:id="70" w:author=" 微" w:date="2026-01-27T18:05:25Z">
        <w:r>
          <w:rPr>
            <w:rFonts w:hint="eastAsia" w:ascii="楷体" w:hAnsi="楷体" w:eastAsia="楷体" w:cs="楷体"/>
            <w:sz w:val="32"/>
            <w:szCs w:val="32"/>
            <w:lang w:val="en-US" w:eastAsia="zh-CN"/>
            <w:rPrChange w:id="71" w:author=" 微" w:date="2026-01-27T18:10:40Z">
              <w:rPr>
                <w:rFonts w:hint="eastAsia" w:ascii="仿宋" w:hAnsi="仿宋" w:eastAsia="仿宋" w:cs="仿宋"/>
                <w:sz w:val="32"/>
                <w:szCs w:val="32"/>
                <w:lang w:val="en-US" w:eastAsia="zh-CN"/>
              </w:rPr>
            </w:rPrChange>
          </w:rPr>
          <w:t>”的</w:t>
        </w:r>
      </w:ins>
      <w:ins w:id="72" w:author=" 微" w:date="2026-01-27T18:05:26Z">
        <w:r>
          <w:rPr>
            <w:rFonts w:hint="eastAsia" w:ascii="楷体" w:hAnsi="楷体" w:eastAsia="楷体" w:cs="楷体"/>
            <w:sz w:val="32"/>
            <w:szCs w:val="32"/>
            <w:lang w:val="en-US" w:eastAsia="zh-CN"/>
            <w:rPrChange w:id="73" w:author=" 微" w:date="2026-01-27T18:10:40Z">
              <w:rPr>
                <w:rFonts w:hint="eastAsia" w:ascii="仿宋" w:hAnsi="仿宋" w:eastAsia="仿宋" w:cs="仿宋"/>
                <w:sz w:val="32"/>
                <w:szCs w:val="32"/>
                <w:lang w:val="en-US" w:eastAsia="zh-CN"/>
              </w:rPr>
            </w:rPrChange>
          </w:rPr>
          <w:t>思想</w:t>
        </w:r>
      </w:ins>
      <w:ins w:id="74" w:author=" 微" w:date="2026-01-28T08:20:48Z">
        <w:r>
          <w:rPr>
            <w:rFonts w:hint="eastAsia" w:ascii="楷体" w:hAnsi="楷体" w:eastAsia="楷体" w:cs="楷体"/>
            <w:sz w:val="32"/>
            <w:szCs w:val="32"/>
            <w:lang w:val="en-US" w:eastAsia="zh-CN"/>
          </w:rPr>
          <w:t>转变</w:t>
        </w:r>
      </w:ins>
      <w:ins w:id="75" w:author=" 微" w:date="2026-01-27T18:05:27Z">
        <w:r>
          <w:rPr>
            <w:rFonts w:hint="eastAsia" w:ascii="楷体" w:hAnsi="楷体" w:eastAsia="楷体" w:cs="楷体"/>
            <w:sz w:val="32"/>
            <w:szCs w:val="32"/>
            <w:lang w:val="en-US" w:eastAsia="zh-CN"/>
            <w:rPrChange w:id="76" w:author=" 微" w:date="2026-01-27T18:10:40Z">
              <w:rPr>
                <w:rFonts w:hint="eastAsia" w:ascii="仿宋" w:hAnsi="仿宋" w:eastAsia="仿宋" w:cs="仿宋"/>
                <w:sz w:val="32"/>
                <w:szCs w:val="32"/>
                <w:lang w:val="en-US" w:eastAsia="zh-CN"/>
              </w:rPr>
            </w:rPrChange>
          </w:rPr>
          <w:t>。</w:t>
        </w:r>
      </w:ins>
      <w:ins w:id="77" w:author=" 微" w:date="2026-01-27T18:08:43Z">
        <w:r>
          <w:rPr>
            <w:rFonts w:hint="eastAsia" w:ascii="楷体" w:hAnsi="楷体" w:eastAsia="楷体" w:cs="楷体"/>
            <w:sz w:val="32"/>
            <w:szCs w:val="32"/>
            <w:lang w:val="en-US" w:eastAsia="zh-CN"/>
            <w:rPrChange w:id="78" w:author=" 微" w:date="2026-01-27T18:10:40Z">
              <w:rPr>
                <w:rFonts w:hint="eastAsia" w:ascii="仿宋" w:hAnsi="仿宋" w:eastAsia="仿宋" w:cs="仿宋"/>
                <w:sz w:val="32"/>
                <w:szCs w:val="32"/>
                <w:lang w:val="en-US" w:eastAsia="zh-CN"/>
              </w:rPr>
            </w:rPrChange>
          </w:rPr>
          <w:t>刚过去</w:t>
        </w:r>
      </w:ins>
      <w:ins w:id="79" w:author=" 微" w:date="2026-01-27T18:08:44Z">
        <w:r>
          <w:rPr>
            <w:rFonts w:hint="eastAsia" w:ascii="楷体" w:hAnsi="楷体" w:eastAsia="楷体" w:cs="楷体"/>
            <w:sz w:val="32"/>
            <w:szCs w:val="32"/>
            <w:lang w:val="en-US" w:eastAsia="zh-CN"/>
            <w:rPrChange w:id="80" w:author=" 微" w:date="2026-01-27T18:10:40Z">
              <w:rPr>
                <w:rFonts w:hint="eastAsia" w:ascii="仿宋" w:hAnsi="仿宋" w:eastAsia="仿宋" w:cs="仿宋"/>
                <w:sz w:val="32"/>
                <w:szCs w:val="32"/>
                <w:lang w:val="en-US" w:eastAsia="zh-CN"/>
              </w:rPr>
            </w:rPrChange>
          </w:rPr>
          <w:t>不久</w:t>
        </w:r>
      </w:ins>
      <w:ins w:id="81" w:author=" 微" w:date="2026-01-27T18:08:59Z">
        <w:r>
          <w:rPr>
            <w:rFonts w:hint="eastAsia" w:ascii="楷体" w:hAnsi="楷体" w:eastAsia="楷体" w:cs="楷体"/>
            <w:sz w:val="32"/>
            <w:szCs w:val="32"/>
            <w:lang w:val="en-US" w:eastAsia="zh-CN"/>
            <w:rPrChange w:id="82" w:author=" 微" w:date="2026-01-27T18:10:40Z">
              <w:rPr>
                <w:rFonts w:hint="eastAsia" w:ascii="仿宋" w:hAnsi="仿宋" w:eastAsia="仿宋" w:cs="仿宋"/>
                <w:sz w:val="32"/>
                <w:szCs w:val="32"/>
                <w:lang w:val="en-US" w:eastAsia="zh-CN"/>
              </w:rPr>
            </w:rPrChange>
          </w:rPr>
          <w:t>我们</w:t>
        </w:r>
      </w:ins>
      <w:ins w:id="83" w:author=" 微" w:date="2026-01-27T18:09:00Z">
        <w:r>
          <w:rPr>
            <w:rFonts w:hint="eastAsia" w:ascii="楷体" w:hAnsi="楷体" w:eastAsia="楷体" w:cs="楷体"/>
            <w:sz w:val="32"/>
            <w:szCs w:val="32"/>
            <w:lang w:val="en-US" w:eastAsia="zh-CN"/>
            <w:rPrChange w:id="84" w:author=" 微" w:date="2026-01-27T18:10:40Z">
              <w:rPr>
                <w:rFonts w:hint="eastAsia" w:ascii="仿宋" w:hAnsi="仿宋" w:eastAsia="仿宋" w:cs="仿宋"/>
                <w:sz w:val="32"/>
                <w:szCs w:val="32"/>
                <w:lang w:val="en-US" w:eastAsia="zh-CN"/>
              </w:rPr>
            </w:rPrChange>
          </w:rPr>
          <w:t>主办</w:t>
        </w:r>
      </w:ins>
      <w:ins w:id="85" w:author=" 微" w:date="2026-01-27T18:09:01Z">
        <w:r>
          <w:rPr>
            <w:rFonts w:hint="eastAsia" w:ascii="楷体" w:hAnsi="楷体" w:eastAsia="楷体" w:cs="楷体"/>
            <w:sz w:val="32"/>
            <w:szCs w:val="32"/>
            <w:lang w:val="en-US" w:eastAsia="zh-CN"/>
            <w:rPrChange w:id="86" w:author=" 微" w:date="2026-01-27T18:10:40Z">
              <w:rPr>
                <w:rFonts w:hint="eastAsia" w:ascii="仿宋" w:hAnsi="仿宋" w:eastAsia="仿宋" w:cs="仿宋"/>
                <w:sz w:val="32"/>
                <w:szCs w:val="32"/>
                <w:lang w:val="en-US" w:eastAsia="zh-CN"/>
              </w:rPr>
            </w:rPrChange>
          </w:rPr>
          <w:t>的</w:t>
        </w:r>
      </w:ins>
      <w:ins w:id="87" w:author=" 微" w:date="2026-01-27T18:08:30Z">
        <w:r>
          <w:rPr>
            <w:rFonts w:hint="eastAsia" w:ascii="楷体" w:hAnsi="楷体" w:eastAsia="楷体" w:cs="楷体"/>
            <w:sz w:val="32"/>
            <w:szCs w:val="32"/>
            <w:lang w:val="en-US" w:eastAsia="zh-CN"/>
            <w:rPrChange w:id="88" w:author=" 微" w:date="2026-01-27T18:10:40Z">
              <w:rPr>
                <w:rFonts w:hint="eastAsia" w:ascii="仿宋" w:hAnsi="仿宋" w:eastAsia="仿宋" w:cs="仿宋"/>
                <w:sz w:val="32"/>
                <w:szCs w:val="32"/>
                <w:lang w:val="en-US" w:eastAsia="zh-CN"/>
              </w:rPr>
            </w:rPrChange>
          </w:rPr>
          <w:t>中国心脏大会（CHC）</w:t>
        </w:r>
      </w:ins>
      <w:ins w:id="89" w:author=" 微" w:date="2026-01-27T18:09:03Z">
        <w:r>
          <w:rPr>
            <w:rFonts w:hint="eastAsia" w:ascii="楷体" w:hAnsi="楷体" w:eastAsia="楷体" w:cs="楷体"/>
            <w:sz w:val="32"/>
            <w:szCs w:val="32"/>
            <w:lang w:val="en-US" w:eastAsia="zh-CN"/>
            <w:rPrChange w:id="90" w:author=" 微" w:date="2026-01-27T18:10:40Z">
              <w:rPr>
                <w:rFonts w:hint="eastAsia" w:ascii="仿宋" w:hAnsi="仿宋" w:eastAsia="仿宋" w:cs="仿宋"/>
                <w:sz w:val="32"/>
                <w:szCs w:val="32"/>
                <w:lang w:val="en-US" w:eastAsia="zh-CN"/>
              </w:rPr>
            </w:rPrChange>
          </w:rPr>
          <w:t>的</w:t>
        </w:r>
      </w:ins>
      <w:ins w:id="91" w:author=" 微" w:date="2026-01-27T18:09:04Z">
        <w:r>
          <w:rPr>
            <w:rFonts w:hint="eastAsia" w:ascii="楷体" w:hAnsi="楷体" w:eastAsia="楷体" w:cs="楷体"/>
            <w:sz w:val="32"/>
            <w:szCs w:val="32"/>
            <w:lang w:val="en-US" w:eastAsia="zh-CN"/>
            <w:rPrChange w:id="92" w:author=" 微" w:date="2026-01-27T18:10:40Z">
              <w:rPr>
                <w:rFonts w:hint="eastAsia" w:ascii="仿宋" w:hAnsi="仿宋" w:eastAsia="仿宋" w:cs="仿宋"/>
                <w:sz w:val="32"/>
                <w:szCs w:val="32"/>
                <w:lang w:val="en-US" w:eastAsia="zh-CN"/>
              </w:rPr>
            </w:rPrChange>
          </w:rPr>
          <w:t>主题</w:t>
        </w:r>
      </w:ins>
      <w:ins w:id="93" w:author=" 微" w:date="2026-01-27T18:09:05Z">
        <w:r>
          <w:rPr>
            <w:rFonts w:hint="eastAsia" w:ascii="楷体" w:hAnsi="楷体" w:eastAsia="楷体" w:cs="楷体"/>
            <w:sz w:val="32"/>
            <w:szCs w:val="32"/>
            <w:lang w:val="en-US" w:eastAsia="zh-CN"/>
            <w:rPrChange w:id="94" w:author=" 微" w:date="2026-01-27T18:10:40Z">
              <w:rPr>
                <w:rFonts w:hint="eastAsia" w:ascii="仿宋" w:hAnsi="仿宋" w:eastAsia="仿宋" w:cs="仿宋"/>
                <w:sz w:val="32"/>
                <w:szCs w:val="32"/>
                <w:lang w:val="en-US" w:eastAsia="zh-CN"/>
              </w:rPr>
            </w:rPrChange>
          </w:rPr>
          <w:t>也是</w:t>
        </w:r>
      </w:ins>
      <w:ins w:id="95" w:author=" 微" w:date="2026-01-27T18:09:18Z">
        <w:r>
          <w:rPr>
            <w:rFonts w:hint="eastAsia" w:ascii="楷体" w:hAnsi="楷体" w:eastAsia="楷体" w:cs="楷体"/>
            <w:sz w:val="32"/>
            <w:szCs w:val="32"/>
            <w:lang w:val="en-US" w:eastAsia="zh-CN"/>
            <w:rPrChange w:id="96" w:author=" 微" w:date="2026-01-27T18:10:40Z">
              <w:rPr>
                <w:rFonts w:hint="eastAsia" w:ascii="仿宋" w:hAnsi="仿宋" w:eastAsia="仿宋" w:cs="仿宋"/>
                <w:sz w:val="32"/>
                <w:szCs w:val="32"/>
                <w:lang w:val="en-US" w:eastAsia="zh-CN"/>
              </w:rPr>
            </w:rPrChange>
          </w:rPr>
          <w:t>“预防为主、健康优先”</w:t>
        </w:r>
      </w:ins>
      <w:ins w:id="97" w:author=" 微" w:date="2026-01-27T18:09:20Z">
        <w:r>
          <w:rPr>
            <w:rFonts w:hint="eastAsia" w:ascii="楷体" w:hAnsi="楷体" w:eastAsia="楷体" w:cs="楷体"/>
            <w:sz w:val="32"/>
            <w:szCs w:val="32"/>
            <w:lang w:val="en-US" w:eastAsia="zh-CN"/>
            <w:rPrChange w:id="98" w:author=" 微" w:date="2026-01-27T18:10:40Z">
              <w:rPr>
                <w:rFonts w:hint="eastAsia" w:ascii="仿宋" w:hAnsi="仿宋" w:eastAsia="仿宋" w:cs="仿宋"/>
                <w:sz w:val="32"/>
                <w:szCs w:val="32"/>
                <w:lang w:val="en-US" w:eastAsia="zh-CN"/>
              </w:rPr>
            </w:rPrChange>
          </w:rPr>
          <w:t>。</w:t>
        </w:r>
      </w:ins>
    </w:p>
    <w:p w14:paraId="213C0E31">
      <w:pPr>
        <w:ind w:firstLine="640" w:firstLineChars="200"/>
        <w:rPr>
          <w:rFonts w:hint="eastAsia" w:ascii="仿宋" w:hAnsi="仿宋" w:eastAsia="仿宋" w:cs="仿宋"/>
          <w:sz w:val="32"/>
          <w:szCs w:val="32"/>
          <w:lang w:val="en-US" w:eastAsia="zh-CN"/>
        </w:rPr>
      </w:pPr>
      <w:commentRangeStart w:id="0"/>
      <w:r>
        <w:rPr>
          <w:rFonts w:hint="eastAsia" w:ascii="仿宋" w:hAnsi="仿宋" w:eastAsia="仿宋" w:cs="仿宋"/>
          <w:sz w:val="32"/>
          <w:szCs w:val="32"/>
          <w:lang w:val="en-US" w:eastAsia="zh-CN"/>
        </w:rPr>
        <w:t>我国心血管疾病防控探索大概可以分为三个阶段：</w:t>
      </w:r>
      <w:r>
        <w:rPr>
          <w:rFonts w:hint="eastAsia" w:ascii="仿宋" w:hAnsi="仿宋" w:eastAsia="仿宋" w:cs="仿宋"/>
          <w:b/>
          <w:bCs/>
          <w:sz w:val="32"/>
          <w:szCs w:val="32"/>
          <w:lang w:val="en-US" w:eastAsia="zh-CN"/>
        </w:rPr>
        <w:t>第一阶段</w:t>
      </w:r>
      <w:r>
        <w:rPr>
          <w:rFonts w:hint="eastAsia" w:ascii="仿宋" w:hAnsi="仿宋" w:eastAsia="仿宋" w:cs="仿宋"/>
          <w:sz w:val="32"/>
          <w:szCs w:val="32"/>
          <w:lang w:val="en-US" w:eastAsia="zh-CN"/>
        </w:rPr>
        <w:t>始于1959年，以专家的探索和实践为主，重点是高血压和冠心病，那个时候我国的心血管疾病患者人数还不多，疾病负担还不凸显。</w:t>
      </w:r>
      <w:r>
        <w:rPr>
          <w:rFonts w:hint="eastAsia" w:ascii="仿宋" w:hAnsi="仿宋" w:eastAsia="仿宋" w:cs="仿宋"/>
          <w:b/>
          <w:bCs/>
          <w:sz w:val="32"/>
          <w:szCs w:val="32"/>
          <w:lang w:val="en-US" w:eastAsia="zh-CN"/>
        </w:rPr>
        <w:t>第二阶段</w:t>
      </w:r>
      <w:r>
        <w:rPr>
          <w:rFonts w:hint="eastAsia" w:ascii="仿宋" w:hAnsi="仿宋" w:eastAsia="仿宋" w:cs="仿宋"/>
          <w:sz w:val="32"/>
          <w:szCs w:val="32"/>
          <w:lang w:val="en-US" w:eastAsia="zh-CN"/>
        </w:rPr>
        <w:t>是1987年开始，专家和政府合作，成立了全国心血管病防治研究办公室。当时在全国的很多省市、地区都设立了心防办，目前还有一些心防办仍然在开展工作。</w:t>
      </w:r>
      <w:r>
        <w:rPr>
          <w:rFonts w:hint="eastAsia" w:ascii="仿宋" w:hAnsi="仿宋" w:eastAsia="仿宋" w:cs="仿宋"/>
          <w:b/>
          <w:bCs/>
          <w:sz w:val="32"/>
          <w:szCs w:val="32"/>
          <w:lang w:val="en-US" w:eastAsia="zh-CN"/>
        </w:rPr>
        <w:t>第三阶段</w:t>
      </w:r>
      <w:r>
        <w:rPr>
          <w:rFonts w:hint="eastAsia" w:ascii="仿宋" w:hAnsi="仿宋" w:eastAsia="仿宋" w:cs="仿宋"/>
          <w:sz w:val="32"/>
          <w:szCs w:val="32"/>
          <w:lang w:val="en-US" w:eastAsia="zh-CN"/>
        </w:rPr>
        <w:t>始于2009年，我国开始建立覆盖城乡居民的基本医疗卫生制度。在这一年国家心血管病中心正式设立，作为国家卫健委的直属单位，统筹管理全国心血管疾病防治行动，之后，健康中国2030规划纲要和健康中国行动相继实施。心血管疾病防控提升为国家战略。</w:t>
      </w:r>
      <w:commentRangeEnd w:id="0"/>
      <w:r>
        <w:commentReference w:id="0"/>
      </w:r>
    </w:p>
    <w:p w14:paraId="449C2CAC">
      <w:pPr>
        <w:ind w:firstLine="640" w:firstLineChars="200"/>
        <w:rPr>
          <w:rFonts w:hint="default" w:ascii="仿宋" w:hAnsi="仿宋" w:eastAsia="仿宋" w:cs="仿宋"/>
          <w:i/>
          <w:iCs/>
          <w:sz w:val="32"/>
          <w:szCs w:val="32"/>
          <w:highlight w:val="yellow"/>
          <w:lang w:val="en-US" w:eastAsia="zh-CN"/>
          <w:rPrChange w:id="99" w:author=" 微" w:date="2026-01-28T08:44:36Z">
            <w:rPr>
              <w:rFonts w:hint="default" w:ascii="仿宋" w:hAnsi="仿宋" w:eastAsia="仿宋" w:cs="仿宋"/>
              <w:i/>
              <w:iCs/>
              <w:sz w:val="32"/>
              <w:szCs w:val="32"/>
              <w:lang w:val="en-US" w:eastAsia="zh-CN"/>
            </w:rPr>
          </w:rPrChange>
        </w:rPr>
      </w:pPr>
      <w:r>
        <w:rPr>
          <w:rFonts w:hint="eastAsia" w:ascii="仿宋" w:hAnsi="仿宋" w:eastAsia="仿宋" w:cs="仿宋"/>
          <w:i/>
          <w:iCs/>
          <w:sz w:val="32"/>
          <w:szCs w:val="32"/>
          <w:highlight w:val="yellow"/>
          <w:lang w:val="en-US" w:eastAsia="zh-CN"/>
          <w:rPrChange w:id="100" w:author=" 微" w:date="2026-01-28T08:44:36Z">
            <w:rPr>
              <w:rFonts w:hint="eastAsia" w:ascii="仿宋" w:hAnsi="仿宋" w:eastAsia="仿宋" w:cs="仿宋"/>
              <w:i/>
              <w:iCs/>
              <w:sz w:val="32"/>
              <w:szCs w:val="32"/>
              <w:lang w:val="en-US" w:eastAsia="zh-CN"/>
            </w:rPr>
          </w:rPrChange>
        </w:rPr>
        <w:t>说明：书型屏幕中存放有防治工作历史老照片、建院60周年不忘初心书籍、园区介绍等。</w:t>
      </w:r>
      <w:r>
        <w:rPr>
          <w:rFonts w:hint="eastAsia" w:ascii="仿宋" w:hAnsi="仿宋" w:eastAsia="仿宋" w:cs="仿宋"/>
          <w:i/>
          <w:iCs/>
          <w:color w:val="FF0000"/>
          <w:sz w:val="32"/>
          <w:szCs w:val="32"/>
          <w:highlight w:val="yellow"/>
          <w:lang w:val="en-US" w:eastAsia="zh-CN"/>
          <w:rPrChange w:id="101" w:author=" 微" w:date="2026-01-28T08:44:36Z">
            <w:rPr>
              <w:rFonts w:hint="eastAsia" w:ascii="仿宋" w:hAnsi="仿宋" w:eastAsia="仿宋" w:cs="仿宋"/>
              <w:i/>
              <w:iCs/>
              <w:color w:val="FF0000"/>
              <w:sz w:val="32"/>
              <w:szCs w:val="32"/>
              <w:lang w:val="en-US" w:eastAsia="zh-CN"/>
            </w:rPr>
          </w:rPrChange>
        </w:rPr>
        <w:t>【电子展示屏幕1】</w:t>
      </w:r>
    </w:p>
    <w:p w14:paraId="752C287E">
      <w:pPr>
        <w:ind w:firstLine="643" w:firstLineChars="200"/>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整个展厅分为</w:t>
      </w:r>
      <w:r>
        <w:rPr>
          <w:rFonts w:hint="eastAsia" w:ascii="仿宋" w:hAnsi="仿宋" w:eastAsia="仿宋" w:cs="仿宋"/>
          <w:b/>
          <w:bCs/>
          <w:sz w:val="32"/>
          <w:szCs w:val="32"/>
          <w:u w:val="single"/>
          <w:lang w:val="en-US" w:eastAsia="zh-CN"/>
        </w:rPr>
        <w:t>历史沿革、科学论据、健康生活、宣传教育、未来展望、协作网络</w:t>
      </w:r>
      <w:r>
        <w:rPr>
          <w:rFonts w:hint="eastAsia" w:ascii="仿宋" w:hAnsi="仿宋" w:eastAsia="仿宋" w:cs="仿宋"/>
          <w:b/>
          <w:bCs/>
          <w:sz w:val="32"/>
          <w:szCs w:val="32"/>
          <w:lang w:val="en-US" w:eastAsia="zh-CN"/>
        </w:rPr>
        <w:t>六大板块，接下来为大家详细介绍。</w:t>
      </w:r>
    </w:p>
    <w:p w14:paraId="0C50DC68">
      <w:pPr>
        <w:ind w:firstLine="643" w:firstLineChars="200"/>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首先是【历史沿革】板块</w:t>
      </w:r>
      <w:r>
        <w:commentReference w:id="1"/>
      </w:r>
      <w:r>
        <w:rPr>
          <w:rFonts w:hint="eastAsia" w:ascii="仿宋" w:hAnsi="仿宋" w:eastAsia="仿宋" w:cs="仿宋"/>
          <w:sz w:val="32"/>
          <w:szCs w:val="32"/>
          <w:lang w:val="en-US" w:eastAsia="zh-CN"/>
        </w:rPr>
        <w:t>，这个模块展示了在心血管疾病防控领域，一代又一代的阜外前辈们，从零起步，</w:t>
      </w:r>
      <w:del w:id="102" w:author=" 微" w:date="2026-01-27T18:06:09Z">
        <w:r>
          <w:rPr>
            <w:rFonts w:hint="default" w:ascii="仿宋" w:hAnsi="仿宋" w:eastAsia="仿宋" w:cs="仿宋"/>
            <w:sz w:val="32"/>
            <w:szCs w:val="32"/>
            <w:lang w:val="en-US" w:eastAsia="zh-CN"/>
          </w:rPr>
          <w:delText>所作的</w:delText>
        </w:r>
      </w:del>
      <w:ins w:id="103" w:author=" 微" w:date="2026-01-27T18:06:12Z">
        <w:r>
          <w:rPr>
            <w:rFonts w:hint="eastAsia" w:ascii="仿宋" w:hAnsi="仿宋" w:eastAsia="仿宋" w:cs="仿宋"/>
            <w:sz w:val="32"/>
            <w:szCs w:val="32"/>
            <w:lang w:val="en-US" w:eastAsia="zh-CN"/>
          </w:rPr>
          <w:t>做了很多</w:t>
        </w:r>
      </w:ins>
      <w:r>
        <w:rPr>
          <w:rFonts w:hint="eastAsia" w:ascii="仿宋" w:hAnsi="仿宋" w:eastAsia="仿宋" w:cs="仿宋"/>
          <w:sz w:val="32"/>
          <w:szCs w:val="32"/>
          <w:lang w:val="en-US" w:eastAsia="zh-CN"/>
        </w:rPr>
        <w:t>开创性、引领性、标志性的工作。</w:t>
      </w:r>
    </w:p>
    <w:p w14:paraId="102678E2">
      <w:pPr>
        <w:ind w:firstLine="640" w:firstLineChars="200"/>
        <w:rPr>
          <w:ins w:id="104" w:author=" 微" w:date="2026-01-26T14:59:38Z"/>
          <w:rFonts w:hint="eastAsia" w:ascii="楷体" w:hAnsi="楷体" w:eastAsia="楷体" w:cs="楷体"/>
          <w:i w:val="0"/>
          <w:iCs w:val="0"/>
          <w:sz w:val="32"/>
          <w:szCs w:val="32"/>
          <w:highlight w:val="yellow"/>
          <w:lang w:val="en-US" w:eastAsia="zh-CN"/>
        </w:rPr>
      </w:pPr>
      <w:ins w:id="105" w:author=" 微" w:date="2026-01-26T14:59:38Z">
        <w:r>
          <w:rPr>
            <w:rFonts w:hint="eastAsia" w:ascii="楷体" w:hAnsi="楷体" w:eastAsia="楷体" w:cs="楷体"/>
            <w:i w:val="0"/>
            <w:iCs w:val="0"/>
            <w:sz w:val="32"/>
            <w:szCs w:val="32"/>
            <w:lang w:val="en-US" w:eastAsia="zh-CN"/>
          </w:rPr>
          <w:t>上世纪七十年代，一项具有全球示范意义的社区防治实践——“首钢模式”应运而生。吴英恺、刘力生教授等专家深入北京首钢，创建了我国首个以厂矿为基础的慢病防治网络。该模式创新性地融合了专家技术指导、基层系统管理与职工自主健康促进，通过以限盐为核心的综合干预，在人群中显著降低了心血管病发病率。其成功经验于1994年获世界卫生组织认证，并作为慢性病社区防控的典范模型向全球推荐，实现了从“中国实践”到“国际经验”的跨越。</w:t>
        </w:r>
      </w:ins>
    </w:p>
    <w:p w14:paraId="7B292BF3">
      <w:pPr>
        <w:ind w:firstLine="640" w:firstLineChars="200"/>
        <w:rPr>
          <w:ins w:id="106" w:author=" 微" w:date="2026-01-26T14:59:38Z"/>
          <w:rFonts w:hint="eastAsia" w:ascii="楷体" w:hAnsi="楷体" w:eastAsia="楷体" w:cs="楷体"/>
          <w:i w:val="0"/>
          <w:iCs w:val="0"/>
          <w:sz w:val="32"/>
          <w:szCs w:val="32"/>
          <w:lang w:val="en-US" w:eastAsia="zh-CN"/>
        </w:rPr>
      </w:pPr>
      <w:ins w:id="107" w:author=" 微" w:date="2026-01-26T14:59:38Z">
        <w:r>
          <w:rPr>
            <w:rFonts w:hint="eastAsia" w:ascii="楷体" w:hAnsi="楷体" w:eastAsia="楷体" w:cs="楷体"/>
            <w:i w:val="0"/>
            <w:iCs w:val="0"/>
            <w:sz w:val="32"/>
            <w:szCs w:val="32"/>
            <w:lang w:val="en-US" w:eastAsia="zh-CN"/>
          </w:rPr>
          <w:t>如今，我们正站在前人的肩膀上持续推进。国家层面</w:t>
        </w:r>
      </w:ins>
      <w:ins w:id="108" w:author=" 微" w:date="2026-01-27T16:54:53Z">
        <w:r>
          <w:rPr>
            <w:rFonts w:hint="eastAsia" w:ascii="楷体" w:hAnsi="楷体" w:eastAsia="楷体" w:cs="楷体"/>
            <w:i w:val="0"/>
            <w:iCs w:val="0"/>
            <w:sz w:val="32"/>
            <w:szCs w:val="32"/>
            <w:lang w:val="en-US" w:eastAsia="zh-CN"/>
          </w:rPr>
          <w:t>委托</w:t>
        </w:r>
      </w:ins>
      <w:ins w:id="109" w:author=" 微" w:date="2026-01-27T16:56:21Z">
        <w:r>
          <w:rPr>
            <w:rFonts w:hint="eastAsia" w:ascii="楷体" w:hAnsi="楷体" w:eastAsia="楷体" w:cs="楷体"/>
            <w:i w:val="0"/>
            <w:iCs w:val="0"/>
            <w:sz w:val="32"/>
            <w:szCs w:val="32"/>
            <w:lang w:val="en-US" w:eastAsia="zh-CN"/>
          </w:rPr>
          <w:t>中心</w:t>
        </w:r>
      </w:ins>
      <w:ins w:id="110" w:author=" 微" w:date="2026-01-26T14:59:38Z">
        <w:r>
          <w:rPr>
            <w:rFonts w:hint="eastAsia" w:ascii="楷体" w:hAnsi="楷体" w:eastAsia="楷体" w:cs="楷体"/>
            <w:i w:val="0"/>
            <w:iCs w:val="0"/>
            <w:sz w:val="32"/>
            <w:szCs w:val="32"/>
            <w:lang w:val="en-US" w:eastAsia="zh-CN"/>
          </w:rPr>
          <w:t>开展的心血管病高危人群早期筛查与综合干预</w:t>
        </w:r>
      </w:ins>
      <w:ins w:id="111" w:author=" 微" w:date="2026-01-27T16:55:07Z">
        <w:r>
          <w:rPr>
            <w:rFonts w:hint="eastAsia" w:ascii="楷体" w:hAnsi="楷体" w:eastAsia="楷体" w:cs="楷体"/>
            <w:i w:val="0"/>
            <w:iCs w:val="0"/>
            <w:sz w:val="32"/>
            <w:szCs w:val="32"/>
            <w:lang w:val="en-US" w:eastAsia="zh-CN"/>
          </w:rPr>
          <w:t>、</w:t>
        </w:r>
      </w:ins>
      <w:ins w:id="112" w:author=" 微" w:date="2026-01-27T16:55:29Z">
        <w:r>
          <w:rPr>
            <w:rFonts w:hint="eastAsia" w:ascii="楷体" w:hAnsi="楷体" w:eastAsia="楷体" w:cs="楷体"/>
            <w:i w:val="0"/>
            <w:iCs w:val="0"/>
            <w:sz w:val="32"/>
            <w:szCs w:val="32"/>
            <w:lang w:val="en-US" w:eastAsia="zh-CN"/>
          </w:rPr>
          <w:t>国家基本公共卫生服务项目基层高血压管理办公室</w:t>
        </w:r>
      </w:ins>
      <w:ins w:id="113" w:author=" 微" w:date="2026-01-27T16:55:30Z">
        <w:r>
          <w:rPr>
            <w:rFonts w:hint="eastAsia" w:ascii="楷体" w:hAnsi="楷体" w:eastAsia="楷体" w:cs="楷体"/>
            <w:i w:val="0"/>
            <w:iCs w:val="0"/>
            <w:sz w:val="32"/>
            <w:szCs w:val="32"/>
            <w:lang w:val="en-US" w:eastAsia="zh-CN"/>
          </w:rPr>
          <w:t>、</w:t>
        </w:r>
      </w:ins>
      <w:ins w:id="114" w:author=" 微" w:date="2026-01-27T16:55:43Z">
        <w:r>
          <w:rPr>
            <w:rFonts w:hint="eastAsia" w:ascii="楷体" w:hAnsi="楷体" w:eastAsia="楷体" w:cs="楷体"/>
            <w:i w:val="0"/>
            <w:iCs w:val="0"/>
            <w:sz w:val="32"/>
            <w:szCs w:val="32"/>
            <w:lang w:val="en-US" w:eastAsia="zh-CN"/>
          </w:rPr>
          <w:t>“三高共管”项目</w:t>
        </w:r>
      </w:ins>
      <w:ins w:id="115" w:author=" 微" w:date="2026-01-27T16:55:44Z">
        <w:r>
          <w:rPr>
            <w:rFonts w:hint="eastAsia" w:ascii="楷体" w:hAnsi="楷体" w:eastAsia="楷体" w:cs="楷体"/>
            <w:i w:val="0"/>
            <w:iCs w:val="0"/>
            <w:sz w:val="32"/>
            <w:szCs w:val="32"/>
            <w:lang w:val="en-US" w:eastAsia="zh-CN"/>
          </w:rPr>
          <w:t>、</w:t>
        </w:r>
      </w:ins>
      <w:ins w:id="116" w:author=" 微" w:date="2026-01-27T16:56:06Z">
        <w:r>
          <w:rPr>
            <w:rFonts w:hint="eastAsia" w:ascii="楷体" w:hAnsi="楷体" w:eastAsia="楷体" w:cs="楷体"/>
            <w:i w:val="0"/>
            <w:iCs w:val="0"/>
            <w:sz w:val="32"/>
            <w:szCs w:val="32"/>
            <w:lang w:val="en-US" w:eastAsia="zh-CN"/>
          </w:rPr>
          <w:t>中国居民心脑血管事件监测</w:t>
        </w:r>
      </w:ins>
      <w:ins w:id="117" w:author=" 微" w:date="2026-01-26T14:59:38Z">
        <w:r>
          <w:rPr>
            <w:rFonts w:hint="eastAsia" w:ascii="楷体" w:hAnsi="楷体" w:eastAsia="楷体" w:cs="楷体"/>
            <w:i w:val="0"/>
            <w:iCs w:val="0"/>
            <w:sz w:val="32"/>
            <w:szCs w:val="32"/>
            <w:lang w:val="en-US" w:eastAsia="zh-CN"/>
          </w:rPr>
          <w:t>，</w:t>
        </w:r>
      </w:ins>
      <w:ins w:id="118" w:author=" 微" w:date="2026-01-27T16:56:38Z">
        <w:r>
          <w:rPr>
            <w:rFonts w:hint="eastAsia" w:ascii="楷体" w:hAnsi="楷体" w:eastAsia="楷体" w:cs="楷体"/>
            <w:i w:val="0"/>
            <w:iCs w:val="0"/>
            <w:sz w:val="32"/>
            <w:szCs w:val="32"/>
            <w:lang w:val="en-US" w:eastAsia="zh-CN"/>
          </w:rPr>
          <w:t>均</w:t>
        </w:r>
      </w:ins>
      <w:ins w:id="119" w:author=" 微" w:date="2026-01-26T14:59:38Z">
        <w:r>
          <w:rPr>
            <w:rFonts w:hint="eastAsia" w:ascii="楷体" w:hAnsi="楷体" w:eastAsia="楷体" w:cs="楷体"/>
            <w:i w:val="0"/>
            <w:iCs w:val="0"/>
            <w:sz w:val="32"/>
            <w:szCs w:val="32"/>
            <w:lang w:val="en-US" w:eastAsia="zh-CN"/>
          </w:rPr>
          <w:t>依托现代化信息技术与管理体系，致力于在更大范围内实现风险筛查、精准管理与长期随访的全流程防控，体现</w:t>
        </w:r>
      </w:ins>
      <w:ins w:id="120" w:author=" 微" w:date="2026-01-27T16:56:55Z">
        <w:r>
          <w:rPr>
            <w:rFonts w:hint="eastAsia" w:ascii="楷体" w:hAnsi="楷体" w:eastAsia="楷体" w:cs="楷体"/>
            <w:i w:val="0"/>
            <w:iCs w:val="0"/>
            <w:sz w:val="32"/>
            <w:szCs w:val="32"/>
            <w:lang w:val="en-US" w:eastAsia="zh-CN"/>
          </w:rPr>
          <w:t>着</w:t>
        </w:r>
      </w:ins>
      <w:ins w:id="121" w:author=" 微" w:date="2026-01-26T14:59:38Z">
        <w:r>
          <w:rPr>
            <w:rFonts w:hint="eastAsia" w:ascii="楷体" w:hAnsi="楷体" w:eastAsia="楷体" w:cs="楷体"/>
            <w:i w:val="0"/>
            <w:iCs w:val="0"/>
            <w:sz w:val="32"/>
            <w:szCs w:val="32"/>
            <w:lang w:val="en-US" w:eastAsia="zh-CN"/>
          </w:rPr>
          <w:t>心血管病防治体系从“经典模式”到“系统工程”的持续演进。</w:t>
        </w:r>
      </w:ins>
    </w:p>
    <w:p w14:paraId="0EFC87ED">
      <w:pPr>
        <w:ind w:firstLine="640" w:firstLineChars="200"/>
        <w:rPr>
          <w:del w:id="122" w:author=" 微" w:date="2026-01-27T17:44:55Z"/>
          <w:rFonts w:hint="eastAsia" w:ascii="楷体" w:hAnsi="楷体" w:eastAsia="楷体" w:cs="楷体"/>
          <w:i/>
          <w:iCs/>
          <w:sz w:val="30"/>
          <w:szCs w:val="30"/>
          <w:lang w:val="en-US" w:eastAsia="zh-CN"/>
        </w:rPr>
      </w:pPr>
      <w:del w:id="123" w:author=" 微" w:date="2026-01-27T17:44:55Z">
        <w:r>
          <w:rPr>
            <w:rFonts w:hint="eastAsia" w:ascii="仿宋" w:hAnsi="仿宋" w:eastAsia="仿宋" w:cs="仿宋"/>
            <w:i/>
            <w:iCs/>
            <w:sz w:val="32"/>
            <w:szCs w:val="32"/>
            <w:lang w:val="en-US" w:eastAsia="zh-CN"/>
          </w:rPr>
          <w:delText>说明：具体内容不详细列出，讲解员根据整体参观时长安排和来访者兴趣点，选择有代表性的内容介绍。比如</w:delText>
        </w:r>
      </w:del>
      <w:del w:id="124" w:author=" 微" w:date="2026-01-27T17:44:55Z">
        <w:r>
          <w:rPr>
            <w:rFonts w:hint="eastAsia" w:ascii="仿宋" w:hAnsi="仿宋" w:eastAsia="仿宋" w:cs="仿宋"/>
            <w:i/>
            <w:iCs/>
            <w:sz w:val="32"/>
            <w:szCs w:val="32"/>
            <w:u w:val="single"/>
            <w:lang w:val="en-US" w:eastAsia="zh-CN"/>
          </w:rPr>
          <w:delText>心血管学科的形式、慢病防治工作的起步、首钢模式、大庆研究、心防办的建立</w:delText>
        </w:r>
      </w:del>
      <w:del w:id="125" w:author=" 微" w:date="2026-01-27T17:44:55Z">
        <w:r>
          <w:rPr>
            <w:rFonts w:hint="eastAsia" w:ascii="仿宋" w:hAnsi="仿宋" w:eastAsia="仿宋" w:cs="仿宋"/>
            <w:i/>
            <w:iCs/>
            <w:sz w:val="32"/>
            <w:szCs w:val="32"/>
            <w:lang w:val="en-US" w:eastAsia="zh-CN"/>
          </w:rPr>
          <w:delText>，可以着重介绍一下目前正在开展的</w:delText>
        </w:r>
      </w:del>
      <w:del w:id="126" w:author=" 微" w:date="2026-01-27T17:44:55Z">
        <w:r>
          <w:rPr>
            <w:rFonts w:hint="eastAsia" w:ascii="仿宋" w:hAnsi="仿宋" w:eastAsia="仿宋" w:cs="仿宋"/>
            <w:i/>
            <w:iCs/>
            <w:sz w:val="32"/>
            <w:szCs w:val="32"/>
            <w:u w:val="single"/>
            <w:lang w:val="en-US" w:eastAsia="zh-CN"/>
          </w:rPr>
          <w:delText>四大项目</w:delText>
        </w:r>
      </w:del>
      <w:del w:id="127" w:author=" 微" w:date="2026-01-27T17:44:55Z">
        <w:r>
          <w:rPr>
            <w:rFonts w:hint="eastAsia" w:ascii="仿宋" w:hAnsi="仿宋" w:eastAsia="仿宋" w:cs="仿宋"/>
            <w:i/>
            <w:iCs/>
            <w:sz w:val="32"/>
            <w:szCs w:val="32"/>
            <w:lang w:val="en-US" w:eastAsia="zh-CN"/>
          </w:rPr>
          <w:delText>情况。大屏幕可以播放心血管疾病防治回眸、健康生活方式介绍等工作短片。</w:delText>
        </w:r>
      </w:del>
      <w:del w:id="128" w:author=" 微" w:date="2026-01-27T17:44:55Z">
        <w:r>
          <w:rPr>
            <w:rFonts w:hint="eastAsia" w:ascii="仿宋" w:hAnsi="仿宋" w:eastAsia="仿宋" w:cs="仿宋"/>
            <w:i/>
            <w:iCs/>
            <w:color w:val="FF0000"/>
            <w:sz w:val="32"/>
            <w:szCs w:val="32"/>
            <w:lang w:val="en-US" w:eastAsia="zh-CN"/>
          </w:rPr>
          <w:delText>【电子展示屏幕2】</w:delText>
        </w:r>
      </w:del>
    </w:p>
    <w:p w14:paraId="46135DF8">
      <w:pPr>
        <w:ind w:firstLine="643" w:firstLineChars="200"/>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第二大板块是【科学论据】</w:t>
      </w:r>
      <w:r>
        <w:rPr>
          <w:rFonts w:hint="eastAsia" w:ascii="仿宋" w:hAnsi="仿宋" w:eastAsia="仿宋" w:cs="仿宋"/>
          <w:sz w:val="32"/>
          <w:szCs w:val="32"/>
          <w:lang w:val="en-US" w:eastAsia="zh-CN"/>
        </w:rPr>
        <w:t>，</w:t>
      </w:r>
      <w:del w:id="129" w:author=" 微" w:date="2026-01-27T16:58:37Z">
        <w:r>
          <w:rPr>
            <w:rFonts w:hint="default" w:ascii="仿宋" w:hAnsi="仿宋" w:eastAsia="仿宋" w:cs="仿宋"/>
            <w:sz w:val="32"/>
            <w:szCs w:val="32"/>
            <w:lang w:val="en-US" w:eastAsia="zh-CN"/>
          </w:rPr>
          <w:delText>以时间为主线，以发表的高水平文章为体现形式，</w:delText>
        </w:r>
      </w:del>
      <w:ins w:id="130" w:author=" 微" w:date="2026-01-27T16:58:38Z">
        <w:r>
          <w:rPr>
            <w:rFonts w:hint="eastAsia" w:ascii="仿宋" w:hAnsi="仿宋" w:eastAsia="仿宋" w:cs="仿宋"/>
            <w:sz w:val="32"/>
            <w:szCs w:val="32"/>
            <w:lang w:val="en-US" w:eastAsia="zh-CN"/>
          </w:rPr>
          <w:t>这</w:t>
        </w:r>
      </w:ins>
      <w:ins w:id="131" w:author=" 微" w:date="2026-01-27T16:58:52Z">
        <w:r>
          <w:rPr>
            <w:rFonts w:hint="eastAsia" w:ascii="仿宋" w:hAnsi="仿宋" w:eastAsia="仿宋" w:cs="仿宋"/>
            <w:sz w:val="32"/>
            <w:szCs w:val="32"/>
            <w:lang w:val="en-US" w:eastAsia="zh-CN"/>
          </w:rPr>
          <w:t>个</w:t>
        </w:r>
      </w:ins>
      <w:ins w:id="132" w:author=" 微" w:date="2026-01-27T16:58:54Z">
        <w:r>
          <w:rPr>
            <w:rFonts w:hint="eastAsia" w:ascii="仿宋" w:hAnsi="仿宋" w:eastAsia="仿宋" w:cs="仿宋"/>
            <w:sz w:val="32"/>
            <w:szCs w:val="32"/>
            <w:lang w:val="en-US" w:eastAsia="zh-CN"/>
          </w:rPr>
          <w:t>板块</w:t>
        </w:r>
      </w:ins>
      <w:ins w:id="133" w:author=" 微" w:date="2026-01-27T16:58:42Z">
        <w:r>
          <w:rPr>
            <w:rFonts w:hint="eastAsia" w:ascii="仿宋" w:hAnsi="仿宋" w:eastAsia="仿宋" w:cs="仿宋"/>
            <w:sz w:val="32"/>
            <w:szCs w:val="32"/>
            <w:lang w:val="en-US" w:eastAsia="zh-CN"/>
          </w:rPr>
          <w:t>展示</w:t>
        </w:r>
      </w:ins>
      <w:ins w:id="134" w:author=" 微" w:date="2026-01-27T16:58:43Z">
        <w:r>
          <w:rPr>
            <w:rFonts w:hint="eastAsia" w:ascii="仿宋" w:hAnsi="仿宋" w:eastAsia="仿宋" w:cs="仿宋"/>
            <w:sz w:val="32"/>
            <w:szCs w:val="32"/>
            <w:lang w:val="en-US" w:eastAsia="zh-CN"/>
          </w:rPr>
          <w:t>了</w:t>
        </w:r>
      </w:ins>
      <w:ins w:id="135" w:author=" 微" w:date="2026-01-27T16:59:05Z">
        <w:r>
          <w:rPr>
            <w:rFonts w:hint="eastAsia" w:ascii="仿宋" w:hAnsi="仿宋" w:eastAsia="仿宋" w:cs="仿宋"/>
            <w:sz w:val="32"/>
            <w:szCs w:val="32"/>
            <w:lang w:val="en-US" w:eastAsia="zh-CN"/>
          </w:rPr>
          <w:t>中心和</w:t>
        </w:r>
      </w:ins>
      <w:ins w:id="136" w:author=" 微" w:date="2026-01-27T16:59:06Z">
        <w:r>
          <w:rPr>
            <w:rFonts w:hint="eastAsia" w:ascii="仿宋" w:hAnsi="仿宋" w:eastAsia="仿宋" w:cs="仿宋"/>
            <w:sz w:val="32"/>
            <w:szCs w:val="32"/>
            <w:lang w:val="en-US" w:eastAsia="zh-CN"/>
          </w:rPr>
          <w:t>医院</w:t>
        </w:r>
      </w:ins>
      <w:ins w:id="137" w:author=" 微" w:date="2026-01-27T16:59:07Z">
        <w:r>
          <w:rPr>
            <w:rFonts w:hint="eastAsia" w:ascii="仿宋" w:hAnsi="仿宋" w:eastAsia="仿宋" w:cs="仿宋"/>
            <w:sz w:val="32"/>
            <w:szCs w:val="32"/>
            <w:lang w:val="en-US" w:eastAsia="zh-CN"/>
          </w:rPr>
          <w:t>在</w:t>
        </w:r>
      </w:ins>
      <w:ins w:id="138" w:author=" 微" w:date="2026-01-27T16:59:12Z">
        <w:r>
          <w:rPr>
            <w:rFonts w:hint="eastAsia" w:ascii="仿宋" w:hAnsi="仿宋" w:eastAsia="仿宋" w:cs="仿宋"/>
            <w:sz w:val="32"/>
            <w:szCs w:val="32"/>
            <w:lang w:val="en-US" w:eastAsia="zh-CN"/>
          </w:rPr>
          <w:t>过去</w:t>
        </w:r>
      </w:ins>
      <w:ins w:id="139" w:author=" 微" w:date="2026-01-27T16:59:14Z">
        <w:r>
          <w:rPr>
            <w:rFonts w:hint="eastAsia" w:ascii="仿宋" w:hAnsi="仿宋" w:eastAsia="仿宋" w:cs="仿宋"/>
            <w:sz w:val="32"/>
            <w:szCs w:val="32"/>
            <w:lang w:val="en-US" w:eastAsia="zh-CN"/>
          </w:rPr>
          <w:t>发表</w:t>
        </w:r>
      </w:ins>
      <w:ins w:id="140" w:author=" 微" w:date="2026-01-27T16:59:15Z">
        <w:r>
          <w:rPr>
            <w:rFonts w:hint="eastAsia" w:ascii="仿宋" w:hAnsi="仿宋" w:eastAsia="仿宋" w:cs="仿宋"/>
            <w:sz w:val="32"/>
            <w:szCs w:val="32"/>
            <w:lang w:val="en-US" w:eastAsia="zh-CN"/>
          </w:rPr>
          <w:t>的</w:t>
        </w:r>
      </w:ins>
      <w:ins w:id="141" w:author=" 微" w:date="2026-01-27T16:59:17Z">
        <w:r>
          <w:rPr>
            <w:rFonts w:hint="eastAsia" w:ascii="仿宋" w:hAnsi="仿宋" w:eastAsia="仿宋" w:cs="仿宋"/>
            <w:sz w:val="32"/>
            <w:szCs w:val="32"/>
            <w:lang w:val="en-US" w:eastAsia="zh-CN"/>
          </w:rPr>
          <w:t>防治</w:t>
        </w:r>
      </w:ins>
      <w:ins w:id="142" w:author=" 微" w:date="2026-01-27T16:59:18Z">
        <w:r>
          <w:rPr>
            <w:rFonts w:hint="eastAsia" w:ascii="仿宋" w:hAnsi="仿宋" w:eastAsia="仿宋" w:cs="仿宋"/>
            <w:sz w:val="32"/>
            <w:szCs w:val="32"/>
            <w:lang w:val="en-US" w:eastAsia="zh-CN"/>
          </w:rPr>
          <w:t>相关</w:t>
        </w:r>
      </w:ins>
      <w:ins w:id="143" w:author=" 微" w:date="2026-01-27T16:59:19Z">
        <w:r>
          <w:rPr>
            <w:rFonts w:hint="eastAsia" w:ascii="仿宋" w:hAnsi="仿宋" w:eastAsia="仿宋" w:cs="仿宋"/>
            <w:sz w:val="32"/>
            <w:szCs w:val="32"/>
            <w:lang w:val="en-US" w:eastAsia="zh-CN"/>
          </w:rPr>
          <w:t>的</w:t>
        </w:r>
      </w:ins>
      <w:ins w:id="144" w:author=" 微" w:date="2026-01-27T16:59:34Z">
        <w:r>
          <w:rPr>
            <w:rFonts w:hint="eastAsia" w:ascii="仿宋" w:hAnsi="仿宋" w:eastAsia="仿宋" w:cs="仿宋"/>
            <w:sz w:val="32"/>
            <w:szCs w:val="32"/>
            <w:lang w:val="en-US" w:eastAsia="zh-CN"/>
          </w:rPr>
          <w:t>文章</w:t>
        </w:r>
      </w:ins>
      <w:ins w:id="145" w:author=" 微" w:date="2026-01-27T16:59:35Z">
        <w:r>
          <w:rPr>
            <w:rFonts w:hint="eastAsia" w:ascii="仿宋" w:hAnsi="仿宋" w:eastAsia="仿宋" w:cs="仿宋"/>
            <w:sz w:val="32"/>
            <w:szCs w:val="32"/>
            <w:lang w:val="en-US" w:eastAsia="zh-CN"/>
          </w:rPr>
          <w:t>，</w:t>
        </w:r>
      </w:ins>
      <w:r>
        <w:rPr>
          <w:rFonts w:hint="eastAsia" w:ascii="仿宋" w:hAnsi="仿宋" w:eastAsia="仿宋" w:cs="仿宋"/>
          <w:sz w:val="32"/>
          <w:szCs w:val="32"/>
          <w:lang w:val="en-US" w:eastAsia="zh-CN"/>
        </w:rPr>
        <w:t>全面梳理了在开展心血管疾病防控工作过程中，通过研究验证的重要结果和结论，系统展示了心血管疾病防控工作探索、发展、推进的过程，也印证了防控工作的科学性。</w:t>
      </w:r>
    </w:p>
    <w:p w14:paraId="3C174449">
      <w:pPr>
        <w:ind w:firstLine="643" w:firstLineChars="200"/>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第三大板块是【健康生活】</w:t>
      </w:r>
      <w:r>
        <w:rPr>
          <w:rFonts w:hint="eastAsia" w:ascii="仿宋" w:hAnsi="仿宋" w:eastAsia="仿宋" w:cs="仿宋"/>
          <w:sz w:val="32"/>
          <w:szCs w:val="32"/>
          <w:lang w:val="en-US" w:eastAsia="zh-CN"/>
        </w:rPr>
        <w:t>，</w:t>
      </w:r>
      <w:del w:id="146" w:author=" 微" w:date="2026-01-28T14:57:33Z">
        <w:r>
          <w:rPr>
            <w:rFonts w:hint="eastAsia" w:ascii="仿宋" w:hAnsi="仿宋" w:eastAsia="仿宋" w:cs="仿宋"/>
            <w:sz w:val="32"/>
            <w:szCs w:val="32"/>
            <w:lang w:val="en-US" w:eastAsia="zh-CN"/>
          </w:rPr>
          <w:delText>主要</w:delText>
        </w:r>
      </w:del>
      <w:r>
        <w:rPr>
          <w:rFonts w:hint="eastAsia" w:ascii="仿宋" w:hAnsi="仿宋" w:eastAsia="仿宋" w:cs="仿宋"/>
          <w:sz w:val="32"/>
          <w:szCs w:val="32"/>
          <w:lang w:val="en-US" w:eastAsia="zh-CN"/>
        </w:rPr>
        <w:t>围绕健康生活方式</w:t>
      </w:r>
      <w:ins w:id="147" w:author=" 微" w:date="2026-01-28T14:57:38Z">
        <w:r>
          <w:rPr>
            <w:rFonts w:hint="eastAsia" w:ascii="仿宋" w:hAnsi="仿宋" w:eastAsia="仿宋" w:cs="仿宋"/>
            <w:sz w:val="32"/>
            <w:szCs w:val="32"/>
            <w:lang w:val="en-US" w:eastAsia="zh-CN"/>
          </w:rPr>
          <w:t>，</w:t>
        </w:r>
      </w:ins>
      <w:ins w:id="148" w:author=" 微" w:date="2026-01-28T14:57:41Z">
        <w:r>
          <w:rPr>
            <w:rFonts w:hint="eastAsia" w:ascii="仿宋" w:hAnsi="仿宋" w:eastAsia="仿宋" w:cs="仿宋"/>
            <w:sz w:val="32"/>
            <w:szCs w:val="32"/>
            <w:lang w:val="en-US" w:eastAsia="zh-CN"/>
          </w:rPr>
          <w:t>中心和</w:t>
        </w:r>
      </w:ins>
      <w:ins w:id="149" w:author=" 微" w:date="2026-01-28T14:57:43Z">
        <w:r>
          <w:rPr>
            <w:rFonts w:hint="eastAsia" w:ascii="仿宋" w:hAnsi="仿宋" w:eastAsia="仿宋" w:cs="仿宋"/>
            <w:sz w:val="32"/>
            <w:szCs w:val="32"/>
            <w:lang w:val="en-US" w:eastAsia="zh-CN"/>
          </w:rPr>
          <w:t>医院</w:t>
        </w:r>
      </w:ins>
      <w:r>
        <w:rPr>
          <w:rFonts w:hint="eastAsia" w:ascii="仿宋" w:hAnsi="仿宋" w:eastAsia="仿宋" w:cs="仿宋"/>
          <w:sz w:val="32"/>
          <w:szCs w:val="32"/>
          <w:lang w:val="en-US" w:eastAsia="zh-CN"/>
        </w:rPr>
        <w:t>开展</w:t>
      </w:r>
      <w:ins w:id="150" w:author=" 微" w:date="2026-01-28T14:57:46Z">
        <w:r>
          <w:rPr>
            <w:rFonts w:hint="eastAsia" w:ascii="仿宋" w:hAnsi="仿宋" w:eastAsia="仿宋" w:cs="仿宋"/>
            <w:sz w:val="32"/>
            <w:szCs w:val="32"/>
            <w:lang w:val="en-US" w:eastAsia="zh-CN"/>
          </w:rPr>
          <w:t>了</w:t>
        </w:r>
      </w:ins>
      <w:del w:id="151" w:author=" 微" w:date="2026-01-28T14:57:45Z">
        <w:r>
          <w:rPr>
            <w:rFonts w:hint="eastAsia" w:ascii="仿宋" w:hAnsi="仿宋" w:eastAsia="仿宋" w:cs="仿宋"/>
            <w:sz w:val="32"/>
            <w:szCs w:val="32"/>
            <w:lang w:val="en-US" w:eastAsia="zh-CN"/>
          </w:rPr>
          <w:delText>的</w:delText>
        </w:r>
      </w:del>
      <w:del w:id="152" w:author=" 微" w:date="2026-01-28T14:57:47Z">
        <w:r>
          <w:rPr>
            <w:rFonts w:hint="eastAsia" w:ascii="仿宋" w:hAnsi="仿宋" w:eastAsia="仿宋" w:cs="仿宋"/>
            <w:sz w:val="32"/>
            <w:szCs w:val="32"/>
            <w:lang w:val="en-US" w:eastAsia="zh-CN"/>
          </w:rPr>
          <w:delText>一</w:delText>
        </w:r>
      </w:del>
      <w:r>
        <w:rPr>
          <w:rFonts w:hint="eastAsia" w:ascii="仿宋" w:hAnsi="仿宋" w:eastAsia="仿宋" w:cs="仿宋"/>
          <w:sz w:val="32"/>
          <w:szCs w:val="32"/>
          <w:lang w:val="en-US" w:eastAsia="zh-CN"/>
        </w:rPr>
        <w:t>系列工作。2020年9月，为响应“健康中国”战略部署，顺应“治未病”行业理念，成立了全国首个健康生活方式医学中心。中心旨在搭建国家级健康生活方式医学学术支撑平台，打造健康教育平台以及生活方式干预技术培训体系。基于既往工作基础，将</w:t>
      </w:r>
      <w:r>
        <w:rPr>
          <w:rFonts w:hint="eastAsia" w:ascii="仿宋" w:hAnsi="仿宋" w:eastAsia="仿宋" w:cs="仿宋"/>
          <w:b w:val="0"/>
          <w:bCs w:val="0"/>
          <w:sz w:val="32"/>
          <w:szCs w:val="32"/>
          <w:u w:val="single"/>
          <w:lang w:val="en-US" w:eastAsia="zh-CN"/>
        </w:rPr>
        <w:t>健康管理中心、心脏康复中心、健康教育中心、社区防治中心</w:t>
      </w:r>
      <w:r>
        <w:rPr>
          <w:rFonts w:hint="eastAsia" w:ascii="仿宋" w:hAnsi="仿宋" w:eastAsia="仿宋" w:cs="仿宋"/>
          <w:sz w:val="32"/>
          <w:szCs w:val="32"/>
          <w:lang w:val="en-US" w:eastAsia="zh-CN"/>
        </w:rPr>
        <w:t>整合为一体，利用生活方式医学处方，探索全生命周期的生活方式干预和健康管理模式。</w:t>
      </w:r>
    </w:p>
    <w:p w14:paraId="3230E47D">
      <w:pPr>
        <w:ind w:firstLine="640" w:firstLineChars="200"/>
        <w:rPr>
          <w:ins w:id="153" w:author=" 微" w:date="2026-01-28T09:22:26Z"/>
          <w:rFonts w:hint="eastAsia" w:ascii="楷体" w:hAnsi="楷体" w:eastAsia="楷体" w:cs="楷体"/>
          <w:sz w:val="32"/>
          <w:szCs w:val="32"/>
          <w:lang w:val="en-US" w:eastAsia="zh-CN"/>
        </w:rPr>
      </w:pPr>
      <w:ins w:id="154" w:author=" 微" w:date="2026-01-28T08:42:07Z">
        <w:r>
          <w:rPr>
            <w:rFonts w:hint="eastAsia" w:ascii="楷体" w:hAnsi="楷体" w:eastAsia="楷体" w:cs="楷体"/>
            <w:sz w:val="32"/>
            <w:szCs w:val="32"/>
            <w:lang w:val="en-US" w:eastAsia="zh-CN"/>
          </w:rPr>
          <w:t>今年是体重管理年活动的收官之年，过去的两年多，中心和医院积极响应国家体重管理三年行动，开展健康宣教、建立MDT门诊并深入社区联动，开展了许多有效的减重干预项目，有效提升了服务能力与人群健康素养，为收官之年贡献了坚实力量。未来将持续优化，助力全民健康。</w:t>
        </w:r>
      </w:ins>
    </w:p>
    <w:p w14:paraId="0FB4033D">
      <w:pPr>
        <w:ind w:firstLine="640" w:firstLineChars="200"/>
        <w:rPr>
          <w:ins w:id="155" w:author=" 微" w:date="2026-01-28T14:58:08Z"/>
          <w:rFonts w:hint="eastAsia" w:ascii="楷体" w:hAnsi="楷体" w:eastAsia="楷体" w:cs="楷体"/>
          <w:sz w:val="32"/>
          <w:szCs w:val="32"/>
          <w:lang w:val="en-US" w:eastAsia="zh-CN"/>
        </w:rPr>
      </w:pPr>
      <w:ins w:id="156" w:author=" 微" w:date="2026-01-28T13:10:14Z">
        <w:r>
          <w:rPr>
            <w:rFonts w:hint="eastAsia" w:ascii="楷体" w:hAnsi="楷体" w:eastAsia="楷体" w:cs="楷体"/>
            <w:sz w:val="32"/>
            <w:szCs w:val="32"/>
            <w:lang w:val="en-US" w:eastAsia="zh-CN"/>
          </w:rPr>
          <w:t>中心</w:t>
        </w:r>
      </w:ins>
      <w:ins w:id="157" w:author=" 微" w:date="2026-01-28T13:10:15Z">
        <w:r>
          <w:rPr>
            <w:rFonts w:hint="eastAsia" w:ascii="楷体" w:hAnsi="楷体" w:eastAsia="楷体" w:cs="楷体"/>
            <w:sz w:val="32"/>
            <w:szCs w:val="32"/>
            <w:lang w:val="en-US" w:eastAsia="zh-CN"/>
          </w:rPr>
          <w:t>和</w:t>
        </w:r>
      </w:ins>
      <w:ins w:id="158" w:author=" 微" w:date="2026-01-28T13:10:16Z">
        <w:r>
          <w:rPr>
            <w:rFonts w:hint="eastAsia" w:ascii="楷体" w:hAnsi="楷体" w:eastAsia="楷体" w:cs="楷体"/>
            <w:sz w:val="32"/>
            <w:szCs w:val="32"/>
            <w:lang w:val="en-US" w:eastAsia="zh-CN"/>
          </w:rPr>
          <w:t>医院</w:t>
        </w:r>
      </w:ins>
      <w:ins w:id="159" w:author=" 微" w:date="2026-01-28T13:08:15Z">
        <w:r>
          <w:rPr>
            <w:rFonts w:hint="eastAsia" w:ascii="楷体" w:hAnsi="楷体" w:eastAsia="楷体" w:cs="楷体"/>
            <w:sz w:val="32"/>
            <w:szCs w:val="32"/>
            <w:lang w:val="en-US" w:eastAsia="zh-CN"/>
          </w:rPr>
          <w:t>在</w:t>
        </w:r>
      </w:ins>
      <w:ins w:id="160" w:author=" 微" w:date="2026-01-28T13:16:04Z">
        <w:r>
          <w:rPr>
            <w:rFonts w:hint="eastAsia" w:ascii="楷体" w:hAnsi="楷体" w:eastAsia="楷体" w:cs="楷体"/>
            <w:sz w:val="32"/>
            <w:szCs w:val="32"/>
            <w:lang w:val="en-US" w:eastAsia="zh-CN"/>
          </w:rPr>
          <w:t>推广</w:t>
        </w:r>
      </w:ins>
      <w:ins w:id="161" w:author=" 微" w:date="2026-01-28T13:10:02Z">
        <w:r>
          <w:rPr>
            <w:rFonts w:hint="eastAsia" w:ascii="楷体" w:hAnsi="楷体" w:eastAsia="楷体" w:cs="楷体"/>
            <w:sz w:val="32"/>
            <w:szCs w:val="32"/>
            <w:lang w:val="en-US" w:eastAsia="zh-CN"/>
          </w:rPr>
          <w:t>健康</w:t>
        </w:r>
      </w:ins>
      <w:ins w:id="162" w:author=" 微" w:date="2026-01-28T13:10:03Z">
        <w:r>
          <w:rPr>
            <w:rFonts w:hint="eastAsia" w:ascii="楷体" w:hAnsi="楷体" w:eastAsia="楷体" w:cs="楷体"/>
            <w:sz w:val="32"/>
            <w:szCs w:val="32"/>
            <w:lang w:val="en-US" w:eastAsia="zh-CN"/>
          </w:rPr>
          <w:t>生活</w:t>
        </w:r>
      </w:ins>
      <w:ins w:id="163" w:author=" 微" w:date="2026-01-28T13:16:07Z">
        <w:r>
          <w:rPr>
            <w:rFonts w:hint="eastAsia" w:ascii="楷体" w:hAnsi="楷体" w:eastAsia="楷体" w:cs="楷体"/>
            <w:sz w:val="32"/>
            <w:szCs w:val="32"/>
            <w:lang w:val="en-US" w:eastAsia="zh-CN"/>
          </w:rPr>
          <w:t>方面</w:t>
        </w:r>
      </w:ins>
      <w:ins w:id="164" w:author=" 微" w:date="2026-01-28T13:16:11Z">
        <w:r>
          <w:rPr>
            <w:rFonts w:hint="eastAsia" w:ascii="楷体" w:hAnsi="楷体" w:eastAsia="楷体" w:cs="楷体"/>
            <w:sz w:val="32"/>
            <w:szCs w:val="32"/>
            <w:lang w:val="en-US" w:eastAsia="zh-CN"/>
          </w:rPr>
          <w:t>也做了</w:t>
        </w:r>
      </w:ins>
      <w:ins w:id="165" w:author=" 微" w:date="2026-01-28T13:16:12Z">
        <w:r>
          <w:rPr>
            <w:rFonts w:hint="eastAsia" w:ascii="楷体" w:hAnsi="楷体" w:eastAsia="楷体" w:cs="楷体"/>
            <w:sz w:val="32"/>
            <w:szCs w:val="32"/>
            <w:lang w:val="en-US" w:eastAsia="zh-CN"/>
          </w:rPr>
          <w:t>很多</w:t>
        </w:r>
      </w:ins>
      <w:ins w:id="166" w:author=" 微" w:date="2026-01-28T13:16:13Z">
        <w:r>
          <w:rPr>
            <w:rFonts w:hint="eastAsia" w:ascii="楷体" w:hAnsi="楷体" w:eastAsia="楷体" w:cs="楷体"/>
            <w:sz w:val="32"/>
            <w:szCs w:val="32"/>
            <w:lang w:val="en-US" w:eastAsia="zh-CN"/>
          </w:rPr>
          <w:t>实践</w:t>
        </w:r>
      </w:ins>
      <w:ins w:id="167" w:author=" 微" w:date="2026-01-28T13:30:11Z">
        <w:r>
          <w:rPr>
            <w:rFonts w:hint="eastAsia" w:ascii="楷体" w:hAnsi="楷体" w:eastAsia="楷体" w:cs="楷体"/>
            <w:sz w:val="32"/>
            <w:szCs w:val="32"/>
            <w:lang w:val="en-US" w:eastAsia="zh-CN"/>
          </w:rPr>
          <w:t>。</w:t>
        </w:r>
      </w:ins>
      <w:ins w:id="168" w:author=" 微" w:date="2026-01-28T13:30:40Z">
        <w:r>
          <w:rPr>
            <w:rFonts w:hint="eastAsia" w:ascii="楷体" w:hAnsi="楷体" w:eastAsia="楷体" w:cs="楷体"/>
            <w:sz w:val="32"/>
            <w:szCs w:val="32"/>
            <w:lang w:val="en-US" w:eastAsia="zh-CN"/>
          </w:rPr>
          <w:t>在评估</w:t>
        </w:r>
      </w:ins>
      <w:ins w:id="169" w:author=" 微" w:date="2026-01-28T13:30:41Z">
        <w:r>
          <w:rPr>
            <w:rFonts w:hint="eastAsia" w:ascii="楷体" w:hAnsi="楷体" w:eastAsia="楷体" w:cs="楷体"/>
            <w:sz w:val="32"/>
            <w:szCs w:val="32"/>
            <w:lang w:val="en-US" w:eastAsia="zh-CN"/>
          </w:rPr>
          <w:t>方面</w:t>
        </w:r>
      </w:ins>
      <w:ins w:id="170" w:author=" 微" w:date="2026-01-28T13:30:43Z">
        <w:r>
          <w:rPr>
            <w:rFonts w:hint="eastAsia" w:ascii="楷体" w:hAnsi="楷体" w:eastAsia="楷体" w:cs="楷体"/>
            <w:sz w:val="32"/>
            <w:szCs w:val="32"/>
            <w:lang w:val="en-US" w:eastAsia="zh-CN"/>
          </w:rPr>
          <w:t>，</w:t>
        </w:r>
      </w:ins>
      <w:ins w:id="171" w:author=" 微" w:date="2026-01-28T13:16:20Z">
        <w:r>
          <w:rPr>
            <w:rFonts w:hint="eastAsia" w:ascii="楷体" w:hAnsi="楷体" w:eastAsia="楷体" w:cs="楷体"/>
            <w:sz w:val="32"/>
            <w:szCs w:val="32"/>
            <w:lang w:val="en-US" w:eastAsia="zh-CN"/>
          </w:rPr>
          <w:t>健康管理中心</w:t>
        </w:r>
      </w:ins>
      <w:ins w:id="172" w:author=" 微" w:date="2026-01-28T13:16:28Z">
        <w:r>
          <w:rPr>
            <w:rFonts w:hint="eastAsia" w:ascii="楷体" w:hAnsi="楷体" w:eastAsia="楷体" w:cs="楷体"/>
            <w:sz w:val="32"/>
            <w:szCs w:val="32"/>
            <w:lang w:val="en-US" w:eastAsia="zh-CN"/>
          </w:rPr>
          <w:t>和</w:t>
        </w:r>
      </w:ins>
      <w:ins w:id="173" w:author=" 微" w:date="2026-01-28T13:16:31Z">
        <w:r>
          <w:rPr>
            <w:rFonts w:hint="eastAsia" w:ascii="楷体" w:hAnsi="楷体" w:eastAsia="楷体" w:cs="楷体"/>
            <w:sz w:val="32"/>
            <w:szCs w:val="32"/>
            <w:lang w:val="en-US" w:eastAsia="zh-CN"/>
          </w:rPr>
          <w:t>信息中心</w:t>
        </w:r>
      </w:ins>
      <w:ins w:id="174" w:author=" 微" w:date="2026-01-28T13:16:32Z">
        <w:r>
          <w:rPr>
            <w:rFonts w:hint="eastAsia" w:ascii="楷体" w:hAnsi="楷体" w:eastAsia="楷体" w:cs="楷体"/>
            <w:sz w:val="32"/>
            <w:szCs w:val="32"/>
            <w:lang w:val="en-US" w:eastAsia="zh-CN"/>
          </w:rPr>
          <w:t>自主</w:t>
        </w:r>
      </w:ins>
      <w:ins w:id="175" w:author=" 微" w:date="2026-01-28T13:16:35Z">
        <w:r>
          <w:rPr>
            <w:rFonts w:hint="eastAsia" w:ascii="楷体" w:hAnsi="楷体" w:eastAsia="楷体" w:cs="楷体"/>
            <w:sz w:val="32"/>
            <w:szCs w:val="32"/>
            <w:lang w:val="en-US" w:eastAsia="zh-CN"/>
          </w:rPr>
          <w:t>研发</w:t>
        </w:r>
      </w:ins>
      <w:ins w:id="176" w:author=" 微" w:date="2026-01-28T13:17:22Z">
        <w:r>
          <w:rPr>
            <w:rFonts w:hint="eastAsia" w:ascii="楷体" w:hAnsi="楷体" w:eastAsia="楷体" w:cs="楷体"/>
            <w:sz w:val="32"/>
            <w:szCs w:val="32"/>
            <w:lang w:val="en-US" w:eastAsia="zh-CN"/>
          </w:rPr>
          <w:t>了</w:t>
        </w:r>
      </w:ins>
      <w:ins w:id="177" w:author=" 微" w:date="2026-01-28T09:22:29Z">
        <w:r>
          <w:rPr>
            <w:rFonts w:hint="eastAsia" w:ascii="楷体" w:hAnsi="楷体" w:eastAsia="楷体" w:cs="楷体"/>
            <w:sz w:val="32"/>
            <w:szCs w:val="32"/>
            <w:lang w:val="en-US" w:eastAsia="zh-CN"/>
          </w:rPr>
          <w:t>智能人体</w:t>
        </w:r>
      </w:ins>
      <w:ins w:id="178" w:author=" 微" w:date="2026-01-28T13:17:28Z">
        <w:r>
          <w:rPr>
            <w:rFonts w:hint="eastAsia" w:ascii="楷体" w:hAnsi="楷体" w:eastAsia="楷体" w:cs="楷体"/>
            <w:sz w:val="32"/>
            <w:szCs w:val="32"/>
            <w:lang w:val="en-US" w:eastAsia="zh-CN"/>
          </w:rPr>
          <w:t>运动能力</w:t>
        </w:r>
      </w:ins>
      <w:ins w:id="179" w:author=" 微" w:date="2026-01-28T13:17:31Z">
        <w:r>
          <w:rPr>
            <w:rFonts w:hint="eastAsia" w:ascii="楷体" w:hAnsi="楷体" w:eastAsia="楷体" w:cs="楷体"/>
            <w:sz w:val="32"/>
            <w:szCs w:val="32"/>
            <w:lang w:val="en-US" w:eastAsia="zh-CN"/>
          </w:rPr>
          <w:t>评估系统</w:t>
        </w:r>
      </w:ins>
      <w:ins w:id="180" w:author=" 微" w:date="2026-01-28T13:17:33Z">
        <w:r>
          <w:rPr>
            <w:rFonts w:hint="eastAsia" w:ascii="楷体" w:hAnsi="楷体" w:eastAsia="楷体" w:cs="楷体"/>
            <w:sz w:val="32"/>
            <w:szCs w:val="32"/>
            <w:lang w:val="en-US" w:eastAsia="zh-CN"/>
          </w:rPr>
          <w:t>，</w:t>
        </w:r>
      </w:ins>
      <w:ins w:id="181" w:author=" 微" w:date="2026-01-28T13:19:03Z">
        <w:r>
          <w:rPr>
            <w:rFonts w:hint="eastAsia" w:ascii="楷体" w:hAnsi="楷体" w:eastAsia="楷体" w:cs="楷体"/>
            <w:sz w:val="32"/>
            <w:szCs w:val="32"/>
            <w:lang w:val="en-US" w:eastAsia="zh-CN"/>
          </w:rPr>
          <w:t>基于视觉的AI姿势与关节活动度</w:t>
        </w:r>
      </w:ins>
      <w:ins w:id="182" w:author=" 微" w:date="2026-01-28T13:19:10Z">
        <w:r>
          <w:rPr>
            <w:rFonts w:hint="eastAsia" w:ascii="楷体" w:hAnsi="楷体" w:eastAsia="楷体" w:cs="楷体"/>
            <w:sz w:val="32"/>
            <w:szCs w:val="32"/>
            <w:lang w:val="en-US" w:eastAsia="zh-CN"/>
          </w:rPr>
          <w:t>，</w:t>
        </w:r>
      </w:ins>
      <w:ins w:id="183" w:author=" 微" w:date="2026-01-28T13:19:15Z">
        <w:r>
          <w:rPr>
            <w:rFonts w:hint="eastAsia" w:ascii="楷体" w:hAnsi="楷体" w:eastAsia="楷体" w:cs="楷体"/>
            <w:sz w:val="32"/>
            <w:szCs w:val="32"/>
            <w:lang w:val="en-US" w:eastAsia="zh-CN"/>
          </w:rPr>
          <w:t>动态</w:t>
        </w:r>
      </w:ins>
      <w:ins w:id="184" w:author=" 微" w:date="2026-01-28T13:19:17Z">
        <w:r>
          <w:rPr>
            <w:rFonts w:hint="eastAsia" w:ascii="楷体" w:hAnsi="楷体" w:eastAsia="楷体" w:cs="楷体"/>
            <w:sz w:val="32"/>
            <w:szCs w:val="32"/>
            <w:lang w:val="en-US" w:eastAsia="zh-CN"/>
          </w:rPr>
          <w:t>运动能力</w:t>
        </w:r>
      </w:ins>
      <w:ins w:id="185" w:author=" 微" w:date="2026-01-28T13:19:18Z">
        <w:r>
          <w:rPr>
            <w:rFonts w:hint="eastAsia" w:ascii="楷体" w:hAnsi="楷体" w:eastAsia="楷体" w:cs="楷体"/>
            <w:sz w:val="32"/>
            <w:szCs w:val="32"/>
            <w:lang w:val="en-US" w:eastAsia="zh-CN"/>
          </w:rPr>
          <w:t>评估</w:t>
        </w:r>
      </w:ins>
      <w:ins w:id="186" w:author=" 微" w:date="2026-01-28T13:19:19Z">
        <w:r>
          <w:rPr>
            <w:rFonts w:hint="eastAsia" w:ascii="楷体" w:hAnsi="楷体" w:eastAsia="楷体" w:cs="楷体"/>
            <w:sz w:val="32"/>
            <w:szCs w:val="32"/>
            <w:lang w:val="en-US" w:eastAsia="zh-CN"/>
          </w:rPr>
          <w:t>，</w:t>
        </w:r>
      </w:ins>
      <w:ins w:id="187" w:author=" 微" w:date="2026-01-28T13:18:26Z">
        <w:r>
          <w:rPr>
            <w:rFonts w:hint="eastAsia" w:ascii="楷体" w:hAnsi="楷体" w:eastAsia="楷体" w:cs="楷体"/>
            <w:sz w:val="32"/>
            <w:szCs w:val="32"/>
            <w:lang w:val="en-US" w:eastAsia="zh-CN"/>
          </w:rPr>
          <w:t>实现健康、亚健康人群各关节活动度及姿态的全方位评估</w:t>
        </w:r>
      </w:ins>
      <w:ins w:id="188" w:author=" 微" w:date="2026-01-28T13:30:57Z">
        <w:r>
          <w:rPr>
            <w:rFonts w:hint="eastAsia" w:ascii="楷体" w:hAnsi="楷体" w:eastAsia="楷体" w:cs="楷体"/>
            <w:sz w:val="32"/>
            <w:szCs w:val="32"/>
            <w:lang w:val="en-US" w:eastAsia="zh-CN"/>
          </w:rPr>
          <w:t>；</w:t>
        </w:r>
      </w:ins>
      <w:ins w:id="189" w:author=" 微" w:date="2026-01-28T13:30:51Z">
        <w:r>
          <w:rPr>
            <w:rFonts w:hint="eastAsia" w:ascii="楷体" w:hAnsi="楷体" w:eastAsia="楷体" w:cs="楷体"/>
            <w:sz w:val="32"/>
            <w:szCs w:val="32"/>
            <w:lang w:val="en-US" w:eastAsia="zh-CN"/>
          </w:rPr>
          <w:t>也在2025年的健康生活方式医学大会上发布了《生活方式筛查服务手册》</w:t>
        </w:r>
      </w:ins>
      <w:ins w:id="190" w:author=" 微" w:date="2026-01-28T13:30:33Z">
        <w:r>
          <w:rPr>
            <w:rFonts w:hint="eastAsia" w:ascii="楷体" w:hAnsi="楷体" w:eastAsia="楷体" w:cs="楷体"/>
            <w:sz w:val="32"/>
            <w:szCs w:val="32"/>
            <w:lang w:val="en-US" w:eastAsia="zh-CN"/>
          </w:rPr>
          <w:t>，</w:t>
        </w:r>
      </w:ins>
      <w:ins w:id="191" w:author=" 微" w:date="2026-01-28T13:31:03Z">
        <w:r>
          <w:rPr>
            <w:rFonts w:hint="eastAsia" w:ascii="楷体" w:hAnsi="楷体" w:eastAsia="楷体" w:cs="楷体"/>
            <w:sz w:val="32"/>
            <w:szCs w:val="32"/>
            <w:lang w:val="en-US" w:eastAsia="zh-CN"/>
          </w:rPr>
          <w:t>在</w:t>
        </w:r>
      </w:ins>
      <w:ins w:id="192" w:author=" 微" w:date="2026-01-28T13:31:04Z">
        <w:r>
          <w:rPr>
            <w:rFonts w:hint="eastAsia" w:ascii="楷体" w:hAnsi="楷体" w:eastAsia="楷体" w:cs="楷体"/>
            <w:sz w:val="32"/>
            <w:szCs w:val="32"/>
            <w:lang w:val="en-US" w:eastAsia="zh-CN"/>
          </w:rPr>
          <w:t>管理</w:t>
        </w:r>
      </w:ins>
      <w:ins w:id="193" w:author=" 微" w:date="2026-01-28T13:31:05Z">
        <w:r>
          <w:rPr>
            <w:rFonts w:hint="eastAsia" w:ascii="楷体" w:hAnsi="楷体" w:eastAsia="楷体" w:cs="楷体"/>
            <w:sz w:val="32"/>
            <w:szCs w:val="32"/>
            <w:lang w:val="en-US" w:eastAsia="zh-CN"/>
          </w:rPr>
          <w:t>方面</w:t>
        </w:r>
      </w:ins>
      <w:ins w:id="194" w:author=" 微" w:date="2026-01-28T13:31:07Z">
        <w:r>
          <w:rPr>
            <w:rFonts w:hint="eastAsia" w:ascii="楷体" w:hAnsi="楷体" w:eastAsia="楷体" w:cs="楷体"/>
            <w:sz w:val="32"/>
            <w:szCs w:val="32"/>
            <w:lang w:val="en-US" w:eastAsia="zh-CN"/>
          </w:rPr>
          <w:t>健康管理</w:t>
        </w:r>
      </w:ins>
      <w:ins w:id="195" w:author=" 微" w:date="2026-01-28T13:31:08Z">
        <w:r>
          <w:rPr>
            <w:rFonts w:hint="eastAsia" w:ascii="楷体" w:hAnsi="楷体" w:eastAsia="楷体" w:cs="楷体"/>
            <w:sz w:val="32"/>
            <w:szCs w:val="32"/>
            <w:lang w:val="en-US" w:eastAsia="zh-CN"/>
          </w:rPr>
          <w:t>中心</w:t>
        </w:r>
      </w:ins>
      <w:ins w:id="196" w:author=" 微" w:date="2026-01-28T13:22:59Z">
        <w:r>
          <w:rPr>
            <w:rFonts w:hint="eastAsia" w:ascii="楷体" w:hAnsi="楷体" w:eastAsia="楷体" w:cs="楷体"/>
            <w:sz w:val="32"/>
            <w:szCs w:val="32"/>
            <w:lang w:val="en-US" w:eastAsia="zh-CN"/>
          </w:rPr>
          <w:t>持续性</w:t>
        </w:r>
      </w:ins>
      <w:ins w:id="197" w:author=" 微" w:date="2026-01-28T13:23:06Z">
        <w:r>
          <w:rPr>
            <w:rFonts w:hint="eastAsia" w:ascii="楷体" w:hAnsi="楷体" w:eastAsia="楷体" w:cs="楷体"/>
            <w:sz w:val="32"/>
            <w:szCs w:val="32"/>
            <w:lang w:val="en-US" w:eastAsia="zh-CN"/>
          </w:rPr>
          <w:t>进行着</w:t>
        </w:r>
      </w:ins>
      <w:ins w:id="198" w:author=" 微" w:date="2026-01-28T13:23:32Z">
        <w:r>
          <w:rPr>
            <w:rFonts w:hint="eastAsia" w:ascii="楷体" w:hAnsi="楷体" w:eastAsia="楷体" w:cs="楷体"/>
            <w:sz w:val="32"/>
            <w:szCs w:val="32"/>
            <w:lang w:val="en-US" w:eastAsia="zh-CN"/>
          </w:rPr>
          <w:t>针对</w:t>
        </w:r>
      </w:ins>
      <w:ins w:id="199" w:author=" 微" w:date="2026-01-28T13:23:36Z">
        <w:r>
          <w:rPr>
            <w:rFonts w:hint="eastAsia" w:ascii="楷体" w:hAnsi="楷体" w:eastAsia="楷体" w:cs="楷体"/>
            <w:sz w:val="32"/>
            <w:szCs w:val="32"/>
            <w:lang w:val="en-US" w:eastAsia="zh-CN"/>
          </w:rPr>
          <w:t>节律异常人群、</w:t>
        </w:r>
      </w:ins>
      <w:ins w:id="200" w:author=" 微" w:date="2026-01-28T13:23:41Z">
        <w:r>
          <w:rPr>
            <w:rFonts w:hint="eastAsia" w:ascii="楷体" w:hAnsi="楷体" w:eastAsia="楷体" w:cs="楷体"/>
            <w:sz w:val="32"/>
            <w:szCs w:val="32"/>
            <w:lang w:val="en-US" w:eastAsia="zh-CN"/>
          </w:rPr>
          <w:t>静坐少动</w:t>
        </w:r>
      </w:ins>
      <w:ins w:id="201" w:author=" 微" w:date="2026-01-28T13:23:42Z">
        <w:r>
          <w:rPr>
            <w:rFonts w:hint="eastAsia" w:ascii="楷体" w:hAnsi="楷体" w:eastAsia="楷体" w:cs="楷体"/>
            <w:sz w:val="32"/>
            <w:szCs w:val="32"/>
            <w:lang w:val="en-US" w:eastAsia="zh-CN"/>
          </w:rPr>
          <w:t>人群</w:t>
        </w:r>
      </w:ins>
      <w:ins w:id="202" w:author=" 微" w:date="2026-01-28T13:23:43Z">
        <w:r>
          <w:rPr>
            <w:rFonts w:hint="eastAsia" w:ascii="楷体" w:hAnsi="楷体" w:eastAsia="楷体" w:cs="楷体"/>
            <w:sz w:val="32"/>
            <w:szCs w:val="32"/>
            <w:lang w:val="en-US" w:eastAsia="zh-CN"/>
          </w:rPr>
          <w:t>的</w:t>
        </w:r>
      </w:ins>
      <w:ins w:id="203" w:author=" 微" w:date="2026-01-28T13:05:18Z">
        <w:r>
          <w:rPr>
            <w:rFonts w:hint="eastAsia" w:ascii="楷体" w:hAnsi="楷体" w:eastAsia="楷体" w:cs="楷体"/>
            <w:sz w:val="32"/>
            <w:szCs w:val="32"/>
            <w:lang w:val="en-US" w:eastAsia="zh-CN"/>
          </w:rPr>
          <w:t>运动</w:t>
        </w:r>
      </w:ins>
      <w:ins w:id="204" w:author=" 微" w:date="2026-01-28T09:23:05Z">
        <w:r>
          <w:rPr>
            <w:rFonts w:hint="eastAsia" w:ascii="楷体" w:hAnsi="楷体" w:eastAsia="楷体" w:cs="楷体"/>
            <w:sz w:val="32"/>
            <w:szCs w:val="32"/>
            <w:lang w:val="en-US" w:eastAsia="zh-CN"/>
          </w:rPr>
          <w:t>干预</w:t>
        </w:r>
      </w:ins>
      <w:ins w:id="205" w:author=" 微" w:date="2026-01-28T13:23:47Z">
        <w:r>
          <w:rPr>
            <w:rFonts w:hint="eastAsia" w:ascii="楷体" w:hAnsi="楷体" w:eastAsia="楷体" w:cs="楷体"/>
            <w:sz w:val="32"/>
            <w:szCs w:val="32"/>
            <w:lang w:val="en-US" w:eastAsia="zh-CN"/>
          </w:rPr>
          <w:t>，</w:t>
        </w:r>
      </w:ins>
      <w:ins w:id="206" w:author=" 微" w:date="2026-01-28T13:23:53Z">
        <w:r>
          <w:rPr>
            <w:rFonts w:hint="eastAsia" w:ascii="楷体" w:hAnsi="楷体" w:eastAsia="楷体" w:cs="楷体"/>
            <w:sz w:val="32"/>
            <w:szCs w:val="32"/>
            <w:lang w:val="en-US" w:eastAsia="zh-CN"/>
          </w:rPr>
          <w:t>进行</w:t>
        </w:r>
      </w:ins>
      <w:ins w:id="207" w:author=" 微" w:date="2026-01-28T13:24:02Z">
        <w:r>
          <w:rPr>
            <w:rFonts w:hint="eastAsia" w:ascii="楷体" w:hAnsi="楷体" w:eastAsia="楷体" w:cs="楷体"/>
            <w:sz w:val="32"/>
            <w:szCs w:val="32"/>
            <w:lang w:val="en-US" w:eastAsia="zh-CN"/>
          </w:rPr>
          <w:t>运动</w:t>
        </w:r>
      </w:ins>
      <w:ins w:id="208" w:author=" 微" w:date="2026-01-28T13:23:58Z">
        <w:r>
          <w:rPr>
            <w:rFonts w:hint="eastAsia" w:ascii="楷体" w:hAnsi="楷体" w:eastAsia="楷体" w:cs="楷体"/>
            <w:sz w:val="32"/>
            <w:szCs w:val="32"/>
            <w:lang w:val="en-US" w:eastAsia="zh-CN"/>
          </w:rPr>
          <w:t>干预</w:t>
        </w:r>
      </w:ins>
      <w:ins w:id="209" w:author=" 微" w:date="2026-01-28T13:23:59Z">
        <w:r>
          <w:rPr>
            <w:rFonts w:hint="eastAsia" w:ascii="楷体" w:hAnsi="楷体" w:eastAsia="楷体" w:cs="楷体"/>
            <w:sz w:val="32"/>
            <w:szCs w:val="32"/>
            <w:lang w:val="en-US" w:eastAsia="zh-CN"/>
          </w:rPr>
          <w:t>对</w:t>
        </w:r>
      </w:ins>
      <w:ins w:id="210" w:author=" 微" w:date="2026-01-28T13:05:24Z">
        <w:r>
          <w:rPr>
            <w:rFonts w:hint="eastAsia" w:ascii="楷体" w:hAnsi="楷体" w:eastAsia="楷体" w:cs="楷体"/>
            <w:sz w:val="32"/>
            <w:szCs w:val="32"/>
            <w:lang w:val="en-US" w:eastAsia="zh-CN"/>
          </w:rPr>
          <w:t>表型</w:t>
        </w:r>
      </w:ins>
      <w:ins w:id="211" w:author=" 微" w:date="2026-01-28T13:05:25Z">
        <w:r>
          <w:rPr>
            <w:rFonts w:hint="eastAsia" w:ascii="楷体" w:hAnsi="楷体" w:eastAsia="楷体" w:cs="楷体"/>
            <w:sz w:val="32"/>
            <w:szCs w:val="32"/>
            <w:lang w:val="en-US" w:eastAsia="zh-CN"/>
          </w:rPr>
          <w:t>和</w:t>
        </w:r>
      </w:ins>
      <w:ins w:id="212" w:author=" 微" w:date="2026-01-28T13:05:26Z">
        <w:r>
          <w:rPr>
            <w:rFonts w:hint="eastAsia" w:ascii="楷体" w:hAnsi="楷体" w:eastAsia="楷体" w:cs="楷体"/>
            <w:sz w:val="32"/>
            <w:szCs w:val="32"/>
            <w:lang w:val="en-US" w:eastAsia="zh-CN"/>
          </w:rPr>
          <w:t>机制的</w:t>
        </w:r>
      </w:ins>
      <w:ins w:id="213" w:author=" 微" w:date="2026-01-28T13:05:28Z">
        <w:r>
          <w:rPr>
            <w:rFonts w:hint="eastAsia" w:ascii="楷体" w:hAnsi="楷体" w:eastAsia="楷体" w:cs="楷体"/>
            <w:sz w:val="32"/>
            <w:szCs w:val="32"/>
            <w:lang w:val="en-US" w:eastAsia="zh-CN"/>
          </w:rPr>
          <w:t>相关</w:t>
        </w:r>
      </w:ins>
      <w:ins w:id="214" w:author=" 微" w:date="2026-01-28T13:05:29Z">
        <w:r>
          <w:rPr>
            <w:rFonts w:hint="eastAsia" w:ascii="楷体" w:hAnsi="楷体" w:eastAsia="楷体" w:cs="楷体"/>
            <w:sz w:val="32"/>
            <w:szCs w:val="32"/>
            <w:lang w:val="en-US" w:eastAsia="zh-CN"/>
          </w:rPr>
          <w:t>研究</w:t>
        </w:r>
      </w:ins>
      <w:ins w:id="215" w:author=" 微" w:date="2026-01-28T13:24:10Z">
        <w:r>
          <w:rPr>
            <w:rFonts w:hint="eastAsia" w:ascii="楷体" w:hAnsi="楷体" w:eastAsia="楷体" w:cs="楷体"/>
            <w:sz w:val="32"/>
            <w:szCs w:val="32"/>
            <w:lang w:val="en-US" w:eastAsia="zh-CN"/>
          </w:rPr>
          <w:t>，</w:t>
        </w:r>
      </w:ins>
      <w:ins w:id="216" w:author=" 微" w:date="2026-01-28T13:27:17Z">
        <w:r>
          <w:rPr>
            <w:rFonts w:hint="eastAsia" w:ascii="楷体" w:hAnsi="楷体" w:eastAsia="楷体" w:cs="楷体"/>
            <w:sz w:val="32"/>
            <w:szCs w:val="32"/>
            <w:lang w:val="en-US" w:eastAsia="zh-CN"/>
          </w:rPr>
          <w:t>推动</w:t>
        </w:r>
      </w:ins>
      <w:ins w:id="217" w:author=" 微" w:date="2026-01-28T13:38:10Z">
        <w:r>
          <w:rPr>
            <w:rFonts w:hint="eastAsia" w:ascii="楷体" w:hAnsi="楷体" w:eastAsia="楷体" w:cs="楷体"/>
            <w:sz w:val="32"/>
            <w:szCs w:val="32"/>
            <w:lang w:val="en-US" w:eastAsia="zh-CN"/>
          </w:rPr>
          <w:t>各个人群</w:t>
        </w:r>
      </w:ins>
      <w:ins w:id="218" w:author=" 微" w:date="2026-01-28T13:38:12Z">
        <w:r>
          <w:rPr>
            <w:rFonts w:hint="eastAsia" w:ascii="楷体" w:hAnsi="楷体" w:eastAsia="楷体" w:cs="楷体"/>
            <w:sz w:val="32"/>
            <w:szCs w:val="32"/>
            <w:lang w:val="en-US" w:eastAsia="zh-CN"/>
          </w:rPr>
          <w:t>运动</w:t>
        </w:r>
      </w:ins>
      <w:ins w:id="219" w:author=" 微" w:date="2026-01-28T13:38:14Z">
        <w:r>
          <w:rPr>
            <w:rFonts w:hint="eastAsia" w:ascii="楷体" w:hAnsi="楷体" w:eastAsia="楷体" w:cs="楷体"/>
            <w:sz w:val="32"/>
            <w:szCs w:val="32"/>
            <w:lang w:val="en-US" w:eastAsia="zh-CN"/>
          </w:rPr>
          <w:t>习惯的</w:t>
        </w:r>
      </w:ins>
      <w:ins w:id="220" w:author=" 微" w:date="2026-01-28T13:38:15Z">
        <w:r>
          <w:rPr>
            <w:rFonts w:hint="eastAsia" w:ascii="楷体" w:hAnsi="楷体" w:eastAsia="楷体" w:cs="楷体"/>
            <w:sz w:val="32"/>
            <w:szCs w:val="32"/>
            <w:lang w:val="en-US" w:eastAsia="zh-CN"/>
          </w:rPr>
          <w:t>养成</w:t>
        </w:r>
      </w:ins>
      <w:ins w:id="221" w:author=" 微" w:date="2026-01-28T13:27:07Z">
        <w:r>
          <w:rPr>
            <w:rFonts w:hint="eastAsia" w:ascii="楷体" w:hAnsi="楷体" w:eastAsia="楷体" w:cs="楷体"/>
            <w:sz w:val="32"/>
            <w:szCs w:val="32"/>
            <w:lang w:val="en-US" w:eastAsia="zh-CN"/>
          </w:rPr>
          <w:t>。</w:t>
        </w:r>
      </w:ins>
      <w:ins w:id="222" w:author=" 微" w:date="2026-01-28T13:39:13Z">
        <w:r>
          <w:rPr>
            <w:rFonts w:hint="eastAsia" w:ascii="楷体" w:hAnsi="楷体" w:eastAsia="楷体" w:cs="楷体"/>
            <w:sz w:val="32"/>
            <w:szCs w:val="32"/>
            <w:lang w:val="en-US" w:eastAsia="zh-CN"/>
          </w:rPr>
          <w:t>心脏康复中心</w:t>
        </w:r>
      </w:ins>
      <w:ins w:id="223" w:author=" 微" w:date="2026-01-28T13:39:22Z">
        <w:r>
          <w:rPr>
            <w:rFonts w:hint="eastAsia" w:ascii="楷体" w:hAnsi="楷体" w:eastAsia="楷体" w:cs="楷体"/>
            <w:sz w:val="32"/>
            <w:szCs w:val="32"/>
            <w:lang w:val="en-US" w:eastAsia="zh-CN"/>
          </w:rPr>
          <w:t>冯雪</w:t>
        </w:r>
      </w:ins>
      <w:ins w:id="224" w:author=" 微" w:date="2026-01-28T13:39:23Z">
        <w:r>
          <w:rPr>
            <w:rFonts w:hint="eastAsia" w:ascii="楷体" w:hAnsi="楷体" w:eastAsia="楷体" w:cs="楷体"/>
            <w:sz w:val="32"/>
            <w:szCs w:val="32"/>
            <w:lang w:val="en-US" w:eastAsia="zh-CN"/>
          </w:rPr>
          <w:t>主任</w:t>
        </w:r>
      </w:ins>
      <w:ins w:id="225" w:author=" 微" w:date="2026-01-28T13:39:31Z">
        <w:r>
          <w:rPr>
            <w:rFonts w:hint="eastAsia" w:ascii="楷体" w:hAnsi="楷体" w:eastAsia="楷体" w:cs="楷体"/>
            <w:sz w:val="32"/>
            <w:szCs w:val="32"/>
            <w:lang w:val="en-US" w:eastAsia="zh-CN"/>
          </w:rPr>
          <w:t>撰写了</w:t>
        </w:r>
      </w:ins>
      <w:ins w:id="226" w:author=" 微" w:date="2026-01-28T09:47:40Z">
        <w:r>
          <w:rPr>
            <w:rFonts w:hint="eastAsia" w:ascii="楷体" w:hAnsi="楷体" w:eastAsia="楷体" w:cs="楷体"/>
            <w:sz w:val="32"/>
            <w:szCs w:val="32"/>
            <w:lang w:val="en-US" w:eastAsia="zh-CN"/>
          </w:rPr>
          <w:t>《</w:t>
        </w:r>
      </w:ins>
      <w:ins w:id="227" w:author=" 微" w:date="2026-01-28T09:22:33Z">
        <w:r>
          <w:rPr>
            <w:rFonts w:hint="eastAsia" w:ascii="楷体" w:hAnsi="楷体" w:eastAsia="楷体" w:cs="楷体"/>
            <w:sz w:val="32"/>
            <w:szCs w:val="32"/>
            <w:lang w:val="en-US" w:eastAsia="zh-CN"/>
          </w:rPr>
          <w:t>冯</w:t>
        </w:r>
      </w:ins>
      <w:ins w:id="228" w:author=" 微" w:date="2026-01-28T09:22:35Z">
        <w:r>
          <w:rPr>
            <w:rFonts w:hint="eastAsia" w:ascii="楷体" w:hAnsi="楷体" w:eastAsia="楷体" w:cs="楷体"/>
            <w:sz w:val="32"/>
            <w:szCs w:val="32"/>
            <w:lang w:val="en-US" w:eastAsia="zh-CN"/>
          </w:rPr>
          <w:t>雪</w:t>
        </w:r>
      </w:ins>
      <w:ins w:id="229" w:author=" 微" w:date="2026-01-28T09:47:37Z">
        <w:r>
          <w:rPr>
            <w:rFonts w:hint="eastAsia" w:ascii="楷体" w:hAnsi="楷体" w:eastAsia="楷体" w:cs="楷体"/>
            <w:sz w:val="32"/>
            <w:szCs w:val="32"/>
            <w:lang w:val="en-US" w:eastAsia="zh-CN"/>
          </w:rPr>
          <w:t>科学</w:t>
        </w:r>
      </w:ins>
      <w:ins w:id="230" w:author=" 微" w:date="2026-01-28T09:22:38Z">
        <w:r>
          <w:rPr>
            <w:rFonts w:hint="eastAsia" w:ascii="楷体" w:hAnsi="楷体" w:eastAsia="楷体" w:cs="楷体"/>
            <w:sz w:val="32"/>
            <w:szCs w:val="32"/>
            <w:lang w:val="en-US" w:eastAsia="zh-CN"/>
          </w:rPr>
          <w:t>减肥法</w:t>
        </w:r>
      </w:ins>
      <w:ins w:id="231" w:author=" 微" w:date="2026-01-28T09:47:42Z">
        <w:r>
          <w:rPr>
            <w:rFonts w:hint="eastAsia" w:ascii="楷体" w:hAnsi="楷体" w:eastAsia="楷体" w:cs="楷体"/>
            <w:sz w:val="32"/>
            <w:szCs w:val="32"/>
            <w:lang w:val="en-US" w:eastAsia="zh-CN"/>
          </w:rPr>
          <w:t>》</w:t>
        </w:r>
      </w:ins>
      <w:ins w:id="232" w:author=" 微" w:date="2026-01-28T13:39:38Z">
        <w:r>
          <w:rPr>
            <w:rFonts w:hint="eastAsia" w:ascii="楷体" w:hAnsi="楷体" w:eastAsia="楷体" w:cs="楷体"/>
            <w:sz w:val="32"/>
            <w:szCs w:val="32"/>
            <w:lang w:val="en-US" w:eastAsia="zh-CN"/>
          </w:rPr>
          <w:t>一书，</w:t>
        </w:r>
      </w:ins>
      <w:ins w:id="233" w:author=" 微" w:date="2026-01-28T13:39:42Z">
        <w:r>
          <w:rPr>
            <w:rFonts w:hint="eastAsia" w:ascii="楷体" w:hAnsi="楷体" w:eastAsia="楷体" w:cs="楷体"/>
            <w:sz w:val="32"/>
            <w:szCs w:val="32"/>
            <w:lang w:val="en-US" w:eastAsia="zh-CN"/>
          </w:rPr>
          <w:t>受到</w:t>
        </w:r>
      </w:ins>
      <w:ins w:id="234" w:author=" 微" w:date="2026-01-28T13:39:45Z">
        <w:r>
          <w:rPr>
            <w:rFonts w:hint="eastAsia" w:ascii="楷体" w:hAnsi="楷体" w:eastAsia="楷体" w:cs="楷体"/>
            <w:sz w:val="32"/>
            <w:szCs w:val="32"/>
            <w:lang w:val="en-US" w:eastAsia="zh-CN"/>
          </w:rPr>
          <w:t>广泛好评</w:t>
        </w:r>
      </w:ins>
      <w:ins w:id="235" w:author=" 微" w:date="2026-01-28T14:50:15Z">
        <w:r>
          <w:rPr>
            <w:rFonts w:hint="eastAsia" w:ascii="楷体" w:hAnsi="楷体" w:eastAsia="楷体" w:cs="楷体"/>
            <w:sz w:val="32"/>
            <w:szCs w:val="32"/>
            <w:lang w:val="en-US" w:eastAsia="zh-CN"/>
          </w:rPr>
          <w:t>。</w:t>
        </w:r>
      </w:ins>
      <w:ins w:id="236" w:author=" 微" w:date="2026-01-28T13:42:51Z">
        <w:r>
          <w:rPr>
            <w:rFonts w:hint="eastAsia" w:ascii="楷体" w:hAnsi="楷体" w:eastAsia="楷体" w:cs="楷体"/>
            <w:sz w:val="32"/>
            <w:szCs w:val="32"/>
            <w:lang w:val="en-US" w:eastAsia="zh-CN"/>
          </w:rPr>
          <w:t>健康教育中心</w:t>
        </w:r>
      </w:ins>
      <w:ins w:id="237" w:author=" 微" w:date="2026-01-28T13:42:44Z">
        <w:r>
          <w:rPr>
            <w:rFonts w:hint="eastAsia" w:ascii="楷体" w:hAnsi="楷体" w:eastAsia="楷体" w:cs="楷体"/>
            <w:sz w:val="32"/>
            <w:szCs w:val="32"/>
            <w:lang w:val="en-US" w:eastAsia="zh-CN"/>
          </w:rPr>
          <w:t>经过精心准备，2025年联合出版社出版了两部科普图书：一是国家卫生健康委员会编撰的《健康，从“心”做起》；二是阜外说心脏系列的开篇《阜外说心脏-冠心病“百问百答”》</w:t>
        </w:r>
      </w:ins>
      <w:ins w:id="238" w:author=" 微" w:date="2026-01-28T13:42:56Z">
        <w:r>
          <w:rPr>
            <w:rFonts w:hint="eastAsia" w:ascii="楷体" w:hAnsi="楷体" w:eastAsia="楷体" w:cs="楷体"/>
            <w:sz w:val="32"/>
            <w:szCs w:val="32"/>
            <w:lang w:val="en-US" w:eastAsia="zh-CN"/>
          </w:rPr>
          <w:t>。</w:t>
        </w:r>
      </w:ins>
    </w:p>
    <w:p w14:paraId="3F264C60">
      <w:pPr>
        <w:ind w:firstLine="640" w:firstLineChars="200"/>
        <w:rPr>
          <w:rFonts w:hint="eastAsia" w:eastAsiaTheme="minorEastAsia"/>
          <w:lang w:eastAsia="zh-CN"/>
        </w:rPr>
      </w:pPr>
      <w:ins w:id="239" w:author=" 微" w:date="2026-01-28T15:01:25Z">
        <w:r>
          <w:rPr>
            <w:rFonts w:hint="eastAsia" w:ascii="楷体" w:hAnsi="楷体" w:eastAsia="楷体" w:cs="楷体"/>
            <w:sz w:val="32"/>
            <w:szCs w:val="32"/>
            <w:lang w:val="en-US" w:eastAsia="zh-CN"/>
          </w:rPr>
          <w:t>我们</w:t>
        </w:r>
      </w:ins>
      <w:ins w:id="240" w:author=" 微" w:date="2026-01-28T15:01:26Z">
        <w:r>
          <w:rPr>
            <w:rFonts w:hint="eastAsia" w:ascii="楷体" w:hAnsi="楷体" w:eastAsia="楷体" w:cs="楷体"/>
            <w:sz w:val="32"/>
            <w:szCs w:val="32"/>
            <w:lang w:val="en-US" w:eastAsia="zh-CN"/>
          </w:rPr>
          <w:t>也</w:t>
        </w:r>
      </w:ins>
      <w:ins w:id="241" w:author=" 微" w:date="2026-01-28T15:01:28Z">
        <w:r>
          <w:rPr>
            <w:rFonts w:hint="eastAsia" w:ascii="楷体" w:hAnsi="楷体" w:eastAsia="楷体" w:cs="楷体"/>
            <w:sz w:val="32"/>
            <w:szCs w:val="32"/>
            <w:lang w:val="en-US" w:eastAsia="zh-CN"/>
          </w:rPr>
          <w:t>期望</w:t>
        </w:r>
      </w:ins>
      <w:ins w:id="242" w:author=" 微" w:date="2026-01-28T15:01:32Z">
        <w:r>
          <w:rPr>
            <w:rFonts w:hint="eastAsia" w:ascii="楷体" w:hAnsi="楷体" w:eastAsia="楷体" w:cs="楷体"/>
            <w:sz w:val="32"/>
            <w:szCs w:val="32"/>
            <w:lang w:val="en-US" w:eastAsia="zh-CN"/>
          </w:rPr>
          <w:t>在</w:t>
        </w:r>
      </w:ins>
      <w:ins w:id="243" w:author=" 微" w:date="2026-01-28T15:01:35Z">
        <w:r>
          <w:rPr>
            <w:rFonts w:hint="eastAsia" w:ascii="楷体" w:hAnsi="楷体" w:eastAsia="楷体" w:cs="楷体"/>
            <w:sz w:val="32"/>
            <w:szCs w:val="32"/>
            <w:lang w:val="en-US" w:eastAsia="zh-CN"/>
          </w:rPr>
          <w:t>“</w:t>
        </w:r>
      </w:ins>
      <w:ins w:id="244" w:author=" 微" w:date="2026-01-28T15:01:36Z">
        <w:r>
          <w:rPr>
            <w:rFonts w:hint="eastAsia" w:ascii="楷体" w:hAnsi="楷体" w:eastAsia="楷体" w:cs="楷体"/>
            <w:sz w:val="32"/>
            <w:szCs w:val="32"/>
            <w:lang w:val="en-US" w:eastAsia="zh-CN"/>
          </w:rPr>
          <w:t>以</w:t>
        </w:r>
      </w:ins>
      <w:ins w:id="245" w:author=" 微" w:date="2026-01-28T15:01:38Z">
        <w:r>
          <w:rPr>
            <w:rFonts w:hint="eastAsia" w:ascii="楷体" w:hAnsi="楷体" w:eastAsia="楷体" w:cs="楷体"/>
            <w:sz w:val="32"/>
            <w:szCs w:val="32"/>
            <w:lang w:val="en-US" w:eastAsia="zh-CN"/>
          </w:rPr>
          <w:t>健康为中心</w:t>
        </w:r>
      </w:ins>
      <w:ins w:id="246" w:author=" 微" w:date="2026-01-28T15:01:39Z">
        <w:r>
          <w:rPr>
            <w:rFonts w:hint="eastAsia" w:ascii="楷体" w:hAnsi="楷体" w:eastAsia="楷体" w:cs="楷体"/>
            <w:sz w:val="32"/>
            <w:szCs w:val="32"/>
            <w:lang w:val="en-US" w:eastAsia="zh-CN"/>
          </w:rPr>
          <w:t>”的</w:t>
        </w:r>
      </w:ins>
      <w:ins w:id="247" w:author=" 微" w:date="2026-01-28T15:01:45Z">
        <w:r>
          <w:rPr>
            <w:rFonts w:hint="eastAsia" w:ascii="楷体" w:hAnsi="楷体" w:eastAsia="楷体" w:cs="楷体"/>
            <w:sz w:val="32"/>
            <w:szCs w:val="32"/>
            <w:lang w:val="en-US" w:eastAsia="zh-CN"/>
          </w:rPr>
          <w:t>指引</w:t>
        </w:r>
      </w:ins>
      <w:ins w:id="248" w:author=" 微" w:date="2026-01-28T15:01:46Z">
        <w:r>
          <w:rPr>
            <w:rFonts w:hint="eastAsia" w:ascii="楷体" w:hAnsi="楷体" w:eastAsia="楷体" w:cs="楷体"/>
            <w:sz w:val="32"/>
            <w:szCs w:val="32"/>
            <w:lang w:val="en-US" w:eastAsia="zh-CN"/>
          </w:rPr>
          <w:t>下，</w:t>
        </w:r>
      </w:ins>
      <w:ins w:id="249" w:author=" 微" w:date="2026-01-28T15:01:51Z">
        <w:r>
          <w:rPr>
            <w:rFonts w:hint="eastAsia" w:ascii="楷体" w:hAnsi="楷体" w:eastAsia="楷体" w:cs="楷体"/>
            <w:sz w:val="32"/>
            <w:szCs w:val="32"/>
            <w:lang w:val="en-US" w:eastAsia="zh-CN"/>
          </w:rPr>
          <w:t>将“</w:t>
        </w:r>
      </w:ins>
      <w:ins w:id="250" w:author=" 微" w:date="2026-01-28T15:01:54Z">
        <w:r>
          <w:rPr>
            <w:rFonts w:hint="eastAsia" w:ascii="楷体" w:hAnsi="楷体" w:eastAsia="楷体" w:cs="楷体"/>
            <w:sz w:val="32"/>
            <w:szCs w:val="32"/>
            <w:lang w:val="en-US" w:eastAsia="zh-CN"/>
          </w:rPr>
          <w:t>健康生活</w:t>
        </w:r>
      </w:ins>
      <w:ins w:id="251" w:author=" 微" w:date="2026-01-28T15:01:55Z">
        <w:r>
          <w:rPr>
            <w:rFonts w:hint="eastAsia" w:ascii="楷体" w:hAnsi="楷体" w:eastAsia="楷体" w:cs="楷体"/>
            <w:sz w:val="32"/>
            <w:szCs w:val="32"/>
            <w:lang w:val="en-US" w:eastAsia="zh-CN"/>
          </w:rPr>
          <w:t>”</w:t>
        </w:r>
      </w:ins>
      <w:ins w:id="252" w:author=" 微" w:date="2026-01-28T15:01:56Z">
        <w:r>
          <w:rPr>
            <w:rFonts w:hint="eastAsia" w:ascii="楷体" w:hAnsi="楷体" w:eastAsia="楷体" w:cs="楷体"/>
            <w:sz w:val="32"/>
            <w:szCs w:val="32"/>
            <w:lang w:val="en-US" w:eastAsia="zh-CN"/>
          </w:rPr>
          <w:t>领域的各项</w:t>
        </w:r>
      </w:ins>
      <w:ins w:id="253" w:author=" 微" w:date="2026-01-28T15:01:58Z">
        <w:r>
          <w:rPr>
            <w:rFonts w:hint="eastAsia" w:ascii="楷体" w:hAnsi="楷体" w:eastAsia="楷体" w:cs="楷体"/>
            <w:sz w:val="32"/>
            <w:szCs w:val="32"/>
            <w:lang w:val="en-US" w:eastAsia="zh-CN"/>
          </w:rPr>
          <w:t>工作</w:t>
        </w:r>
      </w:ins>
      <w:ins w:id="254" w:author=" 微" w:date="2026-01-28T15:02:00Z">
        <w:r>
          <w:rPr>
            <w:rFonts w:hint="eastAsia" w:ascii="楷体" w:hAnsi="楷体" w:eastAsia="楷体" w:cs="楷体"/>
            <w:sz w:val="32"/>
            <w:szCs w:val="32"/>
            <w:lang w:val="en-US" w:eastAsia="zh-CN"/>
          </w:rPr>
          <w:t>做得</w:t>
        </w:r>
      </w:ins>
      <w:ins w:id="255" w:author=" 微" w:date="2026-01-28T15:02:02Z">
        <w:r>
          <w:rPr>
            <w:rFonts w:hint="eastAsia" w:ascii="楷体" w:hAnsi="楷体" w:eastAsia="楷体" w:cs="楷体"/>
            <w:sz w:val="32"/>
            <w:szCs w:val="32"/>
            <w:lang w:val="en-US" w:eastAsia="zh-CN"/>
          </w:rPr>
          <w:t>更扎实、更出色</w:t>
        </w:r>
      </w:ins>
      <w:ins w:id="256" w:author=" 微" w:date="2026-01-28T15:02:04Z">
        <w:r>
          <w:rPr>
            <w:rFonts w:hint="eastAsia" w:ascii="楷体" w:hAnsi="楷体" w:eastAsia="楷体" w:cs="楷体"/>
            <w:sz w:val="32"/>
            <w:szCs w:val="32"/>
            <w:lang w:val="en-US" w:eastAsia="zh-CN"/>
          </w:rPr>
          <w:t>。</w:t>
        </w:r>
      </w:ins>
    </w:p>
    <w:p w14:paraId="3C285125">
      <w:pPr>
        <w:ind w:firstLine="643" w:firstLineChars="200"/>
        <w:rPr>
          <w:rFonts w:hint="eastAsia" w:ascii="仿宋" w:hAnsi="仿宋" w:eastAsia="仿宋" w:cs="仿宋"/>
          <w:i/>
          <w:iCs/>
          <w:sz w:val="32"/>
          <w:szCs w:val="32"/>
          <w:highlight w:val="none"/>
          <w:lang w:val="en-US" w:eastAsia="zh-CN"/>
        </w:rPr>
      </w:pPr>
      <w:r>
        <w:rPr>
          <w:rFonts w:hint="eastAsia" w:ascii="仿宋" w:hAnsi="仿宋" w:eastAsia="仿宋" w:cs="仿宋"/>
          <w:b/>
          <w:bCs/>
          <w:sz w:val="32"/>
          <w:szCs w:val="32"/>
          <w:lang w:val="en-US" w:eastAsia="zh-CN"/>
        </w:rPr>
        <w:t>第四大板块是【宣传教育】</w:t>
      </w:r>
      <w:r>
        <w:rPr>
          <w:rFonts w:hint="eastAsia" w:ascii="仿宋" w:hAnsi="仿宋" w:eastAsia="仿宋" w:cs="仿宋"/>
          <w:sz w:val="32"/>
          <w:szCs w:val="32"/>
          <w:lang w:val="en-US" w:eastAsia="zh-CN"/>
        </w:rPr>
        <w:t>。</w:t>
      </w:r>
      <w:r>
        <w:rPr>
          <w:rFonts w:hint="eastAsia" w:ascii="仿宋" w:hAnsi="仿宋" w:eastAsia="仿宋" w:cs="仿宋"/>
          <w:i/>
          <w:iCs/>
          <w:sz w:val="32"/>
          <w:szCs w:val="32"/>
          <w:highlight w:val="none"/>
          <w:lang w:val="en-US" w:eastAsia="zh-CN"/>
        </w:rPr>
        <w:t>（具</w:t>
      </w:r>
      <w:bookmarkStart w:id="0" w:name="_GoBack"/>
      <w:bookmarkEnd w:id="0"/>
      <w:r>
        <w:rPr>
          <w:rFonts w:hint="eastAsia" w:ascii="仿宋" w:hAnsi="仿宋" w:eastAsia="仿宋" w:cs="仿宋"/>
          <w:i/>
          <w:iCs/>
          <w:sz w:val="32"/>
          <w:szCs w:val="32"/>
          <w:highlight w:val="none"/>
          <w:lang w:val="en-US" w:eastAsia="zh-CN"/>
        </w:rPr>
        <w:t>体内容不详细列出，根据墙面内容介绍即可。）</w:t>
      </w:r>
    </w:p>
    <w:p w14:paraId="13346D83">
      <w:pPr>
        <w:ind w:firstLine="640" w:firstLineChars="200"/>
        <w:rPr>
          <w:rFonts w:hint="eastAsia" w:ascii="楷体" w:hAnsi="楷体" w:eastAsia="楷体" w:cs="楷体"/>
          <w:i/>
          <w:iCs/>
          <w:sz w:val="32"/>
          <w:szCs w:val="32"/>
          <w:highlight w:val="none"/>
          <w:lang w:val="en-US" w:eastAsia="zh-CN"/>
        </w:rPr>
      </w:pPr>
      <w:r>
        <w:rPr>
          <w:rFonts w:hint="eastAsia" w:ascii="楷体" w:hAnsi="楷体" w:eastAsia="楷体" w:cs="楷体"/>
          <w:i/>
          <w:iCs/>
          <w:sz w:val="32"/>
          <w:szCs w:val="32"/>
          <w:highlight w:val="none"/>
          <w:lang w:val="en-US" w:eastAsia="zh-CN"/>
        </w:rPr>
        <w:t>包括内容：</w:t>
      </w:r>
    </w:p>
    <w:p w14:paraId="533CD5C3">
      <w:pPr>
        <w:numPr>
          <w:ilvl w:val="0"/>
          <w:numId w:val="1"/>
        </w:numPr>
        <w:ind w:firstLine="640" w:firstLineChars="200"/>
        <w:rPr>
          <w:rFonts w:hint="eastAsia" w:ascii="楷体" w:hAnsi="楷体" w:eastAsia="楷体" w:cs="楷体"/>
          <w:i/>
          <w:iCs/>
          <w:sz w:val="32"/>
          <w:szCs w:val="32"/>
          <w:highlight w:val="none"/>
          <w:lang w:val="en-US" w:eastAsia="zh-CN"/>
        </w:rPr>
      </w:pPr>
      <w:r>
        <w:rPr>
          <w:rFonts w:hint="eastAsia" w:ascii="楷体" w:hAnsi="楷体" w:eastAsia="楷体" w:cs="楷体"/>
          <w:i/>
          <w:iCs/>
          <w:sz w:val="32"/>
          <w:szCs w:val="32"/>
          <w:highlight w:val="none"/>
          <w:lang w:val="en-US" w:eastAsia="zh-CN"/>
        </w:rPr>
        <w:t>学术交流平台，几个大会，重点介绍CHC</w:t>
      </w:r>
    </w:p>
    <w:p w14:paraId="12C840F6">
      <w:pPr>
        <w:numPr>
          <w:ilvl w:val="0"/>
          <w:numId w:val="1"/>
        </w:numPr>
        <w:ind w:firstLine="640" w:firstLineChars="200"/>
        <w:rPr>
          <w:rFonts w:hint="eastAsia" w:ascii="楷体" w:hAnsi="楷体" w:eastAsia="楷体" w:cs="楷体"/>
          <w:i/>
          <w:iCs/>
          <w:sz w:val="32"/>
          <w:szCs w:val="32"/>
          <w:highlight w:val="none"/>
          <w:lang w:val="en-US" w:eastAsia="zh-CN"/>
        </w:rPr>
      </w:pPr>
      <w:r>
        <w:rPr>
          <w:rFonts w:hint="eastAsia" w:ascii="楷体" w:hAnsi="楷体" w:eastAsia="楷体" w:cs="楷体"/>
          <w:i/>
          <w:iCs/>
          <w:sz w:val="32"/>
          <w:szCs w:val="32"/>
          <w:highlight w:val="none"/>
          <w:lang w:val="en-US" w:eastAsia="zh-CN"/>
        </w:rPr>
        <w:t>医疗</w:t>
      </w:r>
      <w:ins w:id="257" w:author=" 微" w:date="2026-01-28T09:53:14Z">
        <w:r>
          <w:rPr>
            <w:rFonts w:hint="eastAsia" w:ascii="楷体" w:hAnsi="楷体" w:eastAsia="楷体" w:cs="楷体"/>
            <w:i/>
            <w:iCs/>
            <w:sz w:val="32"/>
            <w:szCs w:val="32"/>
            <w:highlight w:val="none"/>
            <w:lang w:val="en-US" w:eastAsia="zh-CN"/>
          </w:rPr>
          <w:t>质量</w:t>
        </w:r>
      </w:ins>
      <w:r>
        <w:rPr>
          <w:rFonts w:hint="eastAsia" w:ascii="楷体" w:hAnsi="楷体" w:eastAsia="楷体" w:cs="楷体"/>
          <w:i/>
          <w:iCs/>
          <w:sz w:val="32"/>
          <w:szCs w:val="32"/>
          <w:highlight w:val="none"/>
          <w:lang w:val="en-US" w:eastAsia="zh-CN"/>
        </w:rPr>
        <w:t>控制——编写发布年度《国家医疗服务与质量安全报告-心血管病专业分册》</w:t>
      </w:r>
    </w:p>
    <w:p w14:paraId="4EBF76D5">
      <w:pPr>
        <w:numPr>
          <w:ilvl w:val="0"/>
          <w:numId w:val="1"/>
        </w:numPr>
        <w:ind w:firstLine="640" w:firstLineChars="200"/>
        <w:rPr>
          <w:rFonts w:hint="eastAsia" w:ascii="楷体" w:hAnsi="楷体" w:eastAsia="楷体" w:cs="楷体"/>
          <w:i/>
          <w:iCs/>
          <w:sz w:val="32"/>
          <w:szCs w:val="32"/>
          <w:highlight w:val="none"/>
          <w:lang w:val="en-US" w:eastAsia="zh-CN"/>
        </w:rPr>
      </w:pPr>
      <w:r>
        <w:rPr>
          <w:rFonts w:hint="eastAsia" w:ascii="楷体" w:hAnsi="楷体" w:eastAsia="楷体" w:cs="楷体"/>
          <w:i/>
          <w:iCs/>
          <w:sz w:val="32"/>
          <w:szCs w:val="32"/>
          <w:highlight w:val="none"/>
          <w:lang w:val="en-US" w:eastAsia="zh-CN"/>
        </w:rPr>
        <w:t>学术期刊</w:t>
      </w:r>
    </w:p>
    <w:p w14:paraId="49DCAA19">
      <w:pPr>
        <w:numPr>
          <w:ilvl w:val="0"/>
          <w:numId w:val="1"/>
        </w:numPr>
        <w:ind w:firstLine="640" w:firstLineChars="200"/>
        <w:rPr>
          <w:ins w:id="258" w:author=" 微" w:date="2026-01-28T13:40:02Z"/>
          <w:rFonts w:hint="eastAsia" w:ascii="楷体" w:hAnsi="楷体" w:eastAsia="楷体" w:cs="楷体"/>
          <w:i/>
          <w:iCs/>
          <w:sz w:val="32"/>
          <w:szCs w:val="32"/>
          <w:highlight w:val="none"/>
          <w:lang w:val="en-US" w:eastAsia="zh-CN"/>
        </w:rPr>
      </w:pPr>
      <w:r>
        <w:rPr>
          <w:rFonts w:hint="eastAsia" w:ascii="楷体" w:hAnsi="楷体" w:eastAsia="楷体" w:cs="楷体"/>
          <w:i/>
          <w:iCs/>
          <w:sz w:val="32"/>
          <w:szCs w:val="32"/>
          <w:highlight w:val="none"/>
          <w:lang w:val="en-US" w:eastAsia="zh-CN"/>
        </w:rPr>
        <w:t>防治红皮书——《中国心血管健康与疾病报告》</w:t>
      </w:r>
    </w:p>
    <w:p w14:paraId="566A9858">
      <w:pPr>
        <w:numPr>
          <w:ilvl w:val="0"/>
          <w:numId w:val="1"/>
        </w:numPr>
        <w:ind w:firstLine="640" w:firstLineChars="200"/>
        <w:rPr>
          <w:ins w:id="259" w:author=" 微" w:date="2026-01-28T13:40:11Z"/>
          <w:rFonts w:hint="eastAsia" w:ascii="楷体" w:hAnsi="楷体" w:eastAsia="楷体" w:cs="楷体"/>
          <w:i/>
          <w:iCs/>
          <w:sz w:val="32"/>
          <w:szCs w:val="32"/>
          <w:highlight w:val="none"/>
          <w:lang w:val="en-US" w:eastAsia="zh-CN"/>
        </w:rPr>
      </w:pPr>
      <w:ins w:id="260" w:author=" 微" w:date="2026-01-28T13:40:06Z">
        <w:r>
          <w:rPr>
            <w:rFonts w:hint="eastAsia" w:ascii="楷体" w:hAnsi="楷体" w:eastAsia="楷体" w:cs="楷体"/>
            <w:i/>
            <w:iCs/>
            <w:sz w:val="32"/>
            <w:szCs w:val="32"/>
            <w:highlight w:val="none"/>
            <w:lang w:val="en-US" w:eastAsia="zh-CN"/>
          </w:rPr>
          <w:t>科普活动</w:t>
        </w:r>
      </w:ins>
      <w:ins w:id="261" w:author=" 微" w:date="2026-01-28T14:37:03Z">
        <w:r>
          <w:rPr>
            <w:rFonts w:hint="eastAsia" w:ascii="楷体" w:hAnsi="楷体" w:eastAsia="楷体" w:cs="楷体"/>
            <w:i/>
            <w:iCs/>
            <w:sz w:val="32"/>
            <w:szCs w:val="32"/>
            <w:highlight w:val="none"/>
            <w:lang w:val="en-US" w:eastAsia="zh-CN"/>
          </w:rPr>
          <w:t>荟萃</w:t>
        </w:r>
      </w:ins>
    </w:p>
    <w:p w14:paraId="1DC2F09B">
      <w:pPr>
        <w:keepNext w:val="0"/>
        <w:keepLines w:val="0"/>
        <w:pageBreakBefore w:val="0"/>
        <w:widowControl w:val="0"/>
        <w:kinsoku/>
        <w:wordWrap/>
        <w:overflowPunct/>
        <w:topLinePunct w:val="0"/>
        <w:autoSpaceDE/>
        <w:autoSpaceDN/>
        <w:bidi w:val="0"/>
        <w:adjustRightInd/>
        <w:snapToGrid/>
        <w:ind w:firstLine="640" w:firstLineChars="200"/>
        <w:textAlignment w:val="auto"/>
        <w:rPr>
          <w:ins w:id="262" w:author=" 微" w:date="2026-01-28T13:45:19Z"/>
          <w:rFonts w:hint="default" w:ascii="楷体" w:hAnsi="楷体" w:eastAsia="楷体" w:cs="楷体"/>
          <w:sz w:val="32"/>
          <w:szCs w:val="32"/>
          <w:lang w:val="en-US" w:eastAsia="zh-CN"/>
        </w:rPr>
      </w:pPr>
      <w:ins w:id="263" w:author=" 微" w:date="2026-01-28T14:42:30Z">
        <w:r>
          <w:rPr>
            <w:rFonts w:hint="eastAsia" w:ascii="楷体" w:hAnsi="楷体" w:eastAsia="楷体" w:cs="楷体"/>
            <w:sz w:val="32"/>
            <w:szCs w:val="32"/>
            <w:lang w:val="en-US" w:eastAsia="zh-CN"/>
          </w:rPr>
          <w:t>这边是</w:t>
        </w:r>
      </w:ins>
      <w:ins w:id="264" w:author=" 微" w:date="2026-01-28T14:42:32Z">
        <w:r>
          <w:rPr>
            <w:rFonts w:hint="eastAsia" w:ascii="楷体" w:hAnsi="楷体" w:eastAsia="楷体" w:cs="楷体"/>
            <w:sz w:val="32"/>
            <w:szCs w:val="32"/>
            <w:lang w:val="en-US" w:eastAsia="zh-CN"/>
          </w:rPr>
          <w:t>中心和</w:t>
        </w:r>
      </w:ins>
      <w:ins w:id="265" w:author=" 微" w:date="2026-01-28T14:42:33Z">
        <w:r>
          <w:rPr>
            <w:rFonts w:hint="eastAsia" w:ascii="楷体" w:hAnsi="楷体" w:eastAsia="楷体" w:cs="楷体"/>
            <w:sz w:val="32"/>
            <w:szCs w:val="32"/>
            <w:lang w:val="en-US" w:eastAsia="zh-CN"/>
          </w:rPr>
          <w:t>医院</w:t>
        </w:r>
      </w:ins>
      <w:ins w:id="266" w:author=" 微" w:date="2026-01-28T14:42:34Z">
        <w:r>
          <w:rPr>
            <w:rFonts w:hint="eastAsia" w:ascii="楷体" w:hAnsi="楷体" w:eastAsia="楷体" w:cs="楷体"/>
            <w:sz w:val="32"/>
            <w:szCs w:val="32"/>
            <w:lang w:val="en-US" w:eastAsia="zh-CN"/>
          </w:rPr>
          <w:t>各项</w:t>
        </w:r>
      </w:ins>
      <w:ins w:id="267" w:author=" 微" w:date="2026-01-28T14:42:36Z">
        <w:r>
          <w:rPr>
            <w:rFonts w:hint="eastAsia" w:ascii="楷体" w:hAnsi="楷体" w:eastAsia="楷体" w:cs="楷体"/>
            <w:sz w:val="32"/>
            <w:szCs w:val="32"/>
            <w:lang w:val="en-US" w:eastAsia="zh-CN"/>
          </w:rPr>
          <w:t>科普</w:t>
        </w:r>
      </w:ins>
      <w:ins w:id="268" w:author=" 微" w:date="2026-01-28T14:42:38Z">
        <w:r>
          <w:rPr>
            <w:rFonts w:hint="eastAsia" w:ascii="楷体" w:hAnsi="楷体" w:eastAsia="楷体" w:cs="楷体"/>
            <w:sz w:val="32"/>
            <w:szCs w:val="32"/>
            <w:lang w:val="en-US" w:eastAsia="zh-CN"/>
          </w:rPr>
          <w:t>活动的</w:t>
        </w:r>
      </w:ins>
      <w:ins w:id="269" w:author=" 微" w:date="2026-01-28T14:42:39Z">
        <w:r>
          <w:rPr>
            <w:rFonts w:hint="eastAsia" w:ascii="楷体" w:hAnsi="楷体" w:eastAsia="楷体" w:cs="楷体"/>
            <w:sz w:val="32"/>
            <w:szCs w:val="32"/>
            <w:lang w:val="en-US" w:eastAsia="zh-CN"/>
          </w:rPr>
          <w:t>展示</w:t>
        </w:r>
      </w:ins>
      <w:ins w:id="270" w:author=" 微" w:date="2026-01-28T14:42:40Z">
        <w:r>
          <w:rPr>
            <w:rFonts w:hint="eastAsia" w:ascii="楷体" w:hAnsi="楷体" w:eastAsia="楷体" w:cs="楷体"/>
            <w:sz w:val="32"/>
            <w:szCs w:val="32"/>
            <w:lang w:val="en-US" w:eastAsia="zh-CN"/>
          </w:rPr>
          <w:t>，</w:t>
        </w:r>
      </w:ins>
      <w:ins w:id="271" w:author=" 微" w:date="2026-01-28T14:43:08Z">
        <w:r>
          <w:rPr>
            <w:rFonts w:hint="eastAsia" w:ascii="楷体" w:hAnsi="楷体" w:eastAsia="楷体" w:cs="楷体"/>
            <w:sz w:val="32"/>
            <w:szCs w:val="32"/>
            <w:lang w:val="en-US" w:eastAsia="zh-CN"/>
          </w:rPr>
          <w:t>作为</w:t>
        </w:r>
      </w:ins>
      <w:ins w:id="272" w:author=" 微" w:date="2026-01-28T14:43:03Z">
        <w:r>
          <w:rPr>
            <w:rFonts w:hint="eastAsia" w:ascii="楷体" w:hAnsi="楷体" w:eastAsia="楷体" w:cs="楷体"/>
            <w:sz w:val="32"/>
            <w:szCs w:val="32"/>
            <w:lang w:val="en-US" w:eastAsia="zh-CN"/>
          </w:rPr>
          <w:t>全国科普基地</w:t>
        </w:r>
      </w:ins>
      <w:ins w:id="273" w:author=" 微" w:date="2026-01-28T14:43:27Z">
        <w:r>
          <w:rPr>
            <w:rFonts w:hint="eastAsia" w:ascii="楷体" w:hAnsi="楷体" w:eastAsia="楷体" w:cs="楷体"/>
            <w:sz w:val="32"/>
            <w:szCs w:val="32"/>
            <w:lang w:val="en-US" w:eastAsia="zh-CN"/>
          </w:rPr>
          <w:t>，</w:t>
        </w:r>
      </w:ins>
      <w:ins w:id="274" w:author=" 微" w:date="2026-01-28T14:46:21Z">
        <w:r>
          <w:rPr>
            <w:rFonts w:hint="eastAsia" w:ascii="楷体" w:hAnsi="楷体" w:eastAsia="楷体" w:cs="楷体"/>
            <w:sz w:val="32"/>
            <w:szCs w:val="32"/>
            <w:lang w:val="en-US" w:eastAsia="zh-CN"/>
          </w:rPr>
          <w:t>以</w:t>
        </w:r>
      </w:ins>
      <w:ins w:id="275" w:author=" 微" w:date="2026-01-28T14:46:23Z">
        <w:r>
          <w:rPr>
            <w:rFonts w:hint="eastAsia" w:ascii="楷体" w:hAnsi="楷体" w:eastAsia="楷体" w:cs="楷体"/>
            <w:sz w:val="32"/>
            <w:szCs w:val="32"/>
            <w:lang w:val="en-US" w:eastAsia="zh-CN"/>
          </w:rPr>
          <w:t>各种</w:t>
        </w:r>
      </w:ins>
      <w:ins w:id="276" w:author=" 微" w:date="2026-01-28T14:46:25Z">
        <w:r>
          <w:rPr>
            <w:rFonts w:hint="eastAsia" w:ascii="楷体" w:hAnsi="楷体" w:eastAsia="楷体" w:cs="楷体"/>
            <w:sz w:val="32"/>
            <w:szCs w:val="32"/>
            <w:lang w:val="en-US" w:eastAsia="zh-CN"/>
          </w:rPr>
          <w:t>形式</w:t>
        </w:r>
      </w:ins>
      <w:ins w:id="277" w:author=" 微" w:date="2026-01-28T14:46:27Z">
        <w:r>
          <w:rPr>
            <w:rFonts w:hint="eastAsia" w:ascii="楷体" w:hAnsi="楷体" w:eastAsia="楷体" w:cs="楷体"/>
            <w:sz w:val="32"/>
            <w:szCs w:val="32"/>
            <w:lang w:val="en-US" w:eastAsia="zh-CN"/>
          </w:rPr>
          <w:t>对外开放</w:t>
        </w:r>
      </w:ins>
      <w:ins w:id="278" w:author=" 微" w:date="2026-01-28T14:46:28Z">
        <w:r>
          <w:rPr>
            <w:rFonts w:hint="eastAsia" w:ascii="楷体" w:hAnsi="楷体" w:eastAsia="楷体" w:cs="楷体"/>
            <w:sz w:val="32"/>
            <w:szCs w:val="32"/>
            <w:lang w:val="en-US" w:eastAsia="zh-CN"/>
          </w:rPr>
          <w:t>，</w:t>
        </w:r>
      </w:ins>
      <w:ins w:id="279" w:author=" 微" w:date="2026-01-28T14:46:29Z">
        <w:r>
          <w:rPr>
            <w:rFonts w:hint="eastAsia" w:ascii="楷体" w:hAnsi="楷体" w:eastAsia="楷体" w:cs="楷体"/>
            <w:sz w:val="32"/>
            <w:szCs w:val="32"/>
            <w:lang w:val="en-US" w:eastAsia="zh-CN"/>
          </w:rPr>
          <w:t>积极</w:t>
        </w:r>
      </w:ins>
      <w:ins w:id="280" w:author=" 微" w:date="2026-01-28T14:46:31Z">
        <w:r>
          <w:rPr>
            <w:rFonts w:hint="eastAsia" w:ascii="楷体" w:hAnsi="楷体" w:eastAsia="楷体" w:cs="楷体"/>
            <w:sz w:val="32"/>
            <w:szCs w:val="32"/>
            <w:lang w:val="en-US" w:eastAsia="zh-CN"/>
          </w:rPr>
          <w:t>进行</w:t>
        </w:r>
      </w:ins>
      <w:ins w:id="281" w:author=" 微" w:date="2026-01-28T14:46:34Z">
        <w:r>
          <w:rPr>
            <w:rFonts w:hint="eastAsia" w:ascii="楷体" w:hAnsi="楷体" w:eastAsia="楷体" w:cs="楷体"/>
            <w:sz w:val="32"/>
            <w:szCs w:val="32"/>
            <w:lang w:val="en-US" w:eastAsia="zh-CN"/>
          </w:rPr>
          <w:t>五进、</w:t>
        </w:r>
      </w:ins>
      <w:ins w:id="282" w:author=" 微" w:date="2026-01-28T14:46:36Z">
        <w:r>
          <w:rPr>
            <w:rFonts w:hint="eastAsia" w:ascii="楷体" w:hAnsi="楷体" w:eastAsia="楷体" w:cs="楷体"/>
            <w:sz w:val="32"/>
            <w:szCs w:val="32"/>
            <w:lang w:val="en-US" w:eastAsia="zh-CN"/>
          </w:rPr>
          <w:t>六进</w:t>
        </w:r>
      </w:ins>
      <w:ins w:id="283" w:author=" 微" w:date="2026-01-28T14:46:37Z">
        <w:r>
          <w:rPr>
            <w:rFonts w:hint="eastAsia" w:ascii="楷体" w:hAnsi="楷体" w:eastAsia="楷体" w:cs="楷体"/>
            <w:sz w:val="32"/>
            <w:szCs w:val="32"/>
            <w:lang w:val="en-US" w:eastAsia="zh-CN"/>
          </w:rPr>
          <w:t>活动</w:t>
        </w:r>
      </w:ins>
      <w:ins w:id="284" w:author=" 微" w:date="2026-01-28T14:46:39Z">
        <w:r>
          <w:rPr>
            <w:rFonts w:hint="eastAsia" w:ascii="楷体" w:hAnsi="楷体" w:eastAsia="楷体" w:cs="楷体"/>
            <w:sz w:val="32"/>
            <w:szCs w:val="32"/>
            <w:lang w:val="en-US" w:eastAsia="zh-CN"/>
          </w:rPr>
          <w:t>，</w:t>
        </w:r>
      </w:ins>
      <w:ins w:id="285" w:author=" 微" w:date="2026-01-28T14:49:04Z">
        <w:r>
          <w:rPr>
            <w:rFonts w:hint="eastAsia" w:ascii="楷体" w:hAnsi="楷体" w:eastAsia="楷体" w:cs="楷体"/>
            <w:sz w:val="32"/>
            <w:szCs w:val="32"/>
            <w:lang w:val="en-US" w:eastAsia="zh-CN"/>
          </w:rPr>
          <w:t>持续发挥在心血管疾病防治领域“国家队”资源优势</w:t>
        </w:r>
      </w:ins>
      <w:ins w:id="286" w:author=" 微" w:date="2026-01-28T14:49:24Z">
        <w:r>
          <w:rPr>
            <w:rFonts w:hint="eastAsia" w:ascii="楷体" w:hAnsi="楷体" w:eastAsia="楷体" w:cs="楷体"/>
            <w:sz w:val="32"/>
            <w:szCs w:val="32"/>
            <w:lang w:val="en-US" w:eastAsia="zh-CN"/>
          </w:rPr>
          <w:t>。</w:t>
        </w:r>
      </w:ins>
    </w:p>
    <w:p w14:paraId="5502C80C">
      <w:pPr>
        <w:keepNext w:val="0"/>
        <w:keepLines w:val="0"/>
        <w:pageBreakBefore w:val="0"/>
        <w:widowControl w:val="0"/>
        <w:kinsoku/>
        <w:wordWrap/>
        <w:overflowPunct/>
        <w:topLinePunct w:val="0"/>
        <w:autoSpaceDE/>
        <w:autoSpaceDN/>
        <w:bidi w:val="0"/>
        <w:adjustRightInd/>
        <w:snapToGrid/>
        <w:ind w:firstLine="640" w:firstLineChars="200"/>
        <w:textAlignment w:val="auto"/>
        <w:rPr>
          <w:ins w:id="287" w:author=" 微" w:date="2026-01-28T13:40:30Z"/>
          <w:rFonts w:hint="default" w:ascii="仿宋" w:hAnsi="仿宋" w:eastAsia="仿宋" w:cs="仿宋"/>
          <w:sz w:val="32"/>
          <w:szCs w:val="32"/>
          <w:lang w:val="en-US" w:eastAsia="zh-CN"/>
          <w:rPrChange w:id="288" w:author=" 微" w:date="2026-01-28T13:40:36Z">
            <w:rPr>
              <w:ins w:id="289" w:author=" 微" w:date="2026-01-28T13:40:30Z"/>
              <w:rFonts w:hint="default" w:ascii="仿宋" w:hAnsi="仿宋" w:eastAsia="仿宋" w:cs="仿宋"/>
              <w:sz w:val="32"/>
              <w:szCs w:val="32"/>
              <w:lang w:val="en-US" w:eastAsia="zh-CN"/>
            </w:rPr>
          </w:rPrChange>
        </w:rPr>
      </w:pPr>
      <w:ins w:id="290" w:author=" 微" w:date="2026-01-28T13:40:30Z">
        <w:r>
          <w:rPr>
            <w:rFonts w:hint="eastAsia" w:ascii="楷体" w:hAnsi="楷体" w:eastAsia="楷体" w:cs="楷体"/>
            <w:sz w:val="32"/>
            <w:szCs w:val="32"/>
            <w:lang w:val="en-US" w:eastAsia="zh-CN"/>
          </w:rPr>
          <w:t>健康教育中心运营的微信公众号“阜外说心脏”凭借专业实用内容，吸引超17万用户关注。其视频号2025年发布视频直播489场，累计观看60万人次，获6736人关注。</w:t>
        </w:r>
      </w:ins>
      <w:ins w:id="291" w:author=" 微" w:date="2026-01-28T14:42:01Z">
        <w:r>
          <w:rPr>
            <w:rFonts w:hint="eastAsia" w:ascii="楷体" w:hAnsi="楷体" w:eastAsia="楷体" w:cs="楷体"/>
            <w:sz w:val="32"/>
            <w:szCs w:val="32"/>
            <w:lang w:val="en-US" w:eastAsia="zh-CN"/>
          </w:rPr>
          <w:t>与此同时</w:t>
        </w:r>
      </w:ins>
      <w:ins w:id="292" w:author=" 微" w:date="2026-01-28T14:42:02Z">
        <w:r>
          <w:rPr>
            <w:rFonts w:hint="eastAsia" w:ascii="楷体" w:hAnsi="楷体" w:eastAsia="楷体" w:cs="楷体"/>
            <w:sz w:val="32"/>
            <w:szCs w:val="32"/>
            <w:lang w:val="en-US" w:eastAsia="zh-CN"/>
          </w:rPr>
          <w:t>，</w:t>
        </w:r>
      </w:ins>
      <w:ins w:id="293" w:author=" 微" w:date="2026-01-28T14:42:03Z">
        <w:r>
          <w:rPr>
            <w:rFonts w:hint="eastAsia" w:ascii="楷体" w:hAnsi="楷体" w:eastAsia="楷体" w:cs="楷体"/>
            <w:sz w:val="32"/>
            <w:szCs w:val="32"/>
            <w:lang w:val="en-US" w:eastAsia="zh-CN"/>
          </w:rPr>
          <w:t>还</w:t>
        </w:r>
      </w:ins>
      <w:ins w:id="294" w:author=" 微" w:date="2026-01-28T13:41:34Z">
        <w:r>
          <w:rPr>
            <w:rFonts w:hint="eastAsia" w:ascii="楷体" w:hAnsi="楷体" w:eastAsia="楷体" w:cs="楷体"/>
            <w:sz w:val="32"/>
            <w:szCs w:val="32"/>
            <w:lang w:val="en-US" w:eastAsia="zh-CN"/>
          </w:rPr>
          <w:t>搭建了心血管继续教育平台“阜外学院”，整合临床、科研、科普、会议资源，以集中管理、提高效率，支持便捷高效的心血管</w:t>
        </w:r>
      </w:ins>
      <w:ins w:id="295" w:author=" 微" w:date="2026-01-28T13:42:19Z">
        <w:r>
          <w:rPr>
            <w:rFonts w:hint="eastAsia" w:ascii="楷体" w:hAnsi="楷体" w:eastAsia="楷体" w:cs="楷体"/>
            <w:sz w:val="32"/>
            <w:szCs w:val="32"/>
            <w:lang w:val="en-US" w:eastAsia="zh-CN"/>
          </w:rPr>
          <w:t>科普</w:t>
        </w:r>
      </w:ins>
      <w:ins w:id="296" w:author=" 微" w:date="2026-01-28T13:42:20Z">
        <w:r>
          <w:rPr>
            <w:rFonts w:hint="eastAsia" w:ascii="楷体" w:hAnsi="楷体" w:eastAsia="楷体" w:cs="楷体"/>
            <w:sz w:val="32"/>
            <w:szCs w:val="32"/>
            <w:lang w:val="en-US" w:eastAsia="zh-CN"/>
          </w:rPr>
          <w:t>和</w:t>
        </w:r>
      </w:ins>
      <w:ins w:id="297" w:author=" 微" w:date="2026-01-28T13:41:34Z">
        <w:r>
          <w:rPr>
            <w:rFonts w:hint="eastAsia" w:ascii="楷体" w:hAnsi="楷体" w:eastAsia="楷体" w:cs="楷体"/>
            <w:sz w:val="32"/>
            <w:szCs w:val="32"/>
            <w:lang w:val="en-US" w:eastAsia="zh-CN"/>
          </w:rPr>
          <w:t>继续教育。数据库</w:t>
        </w:r>
      </w:ins>
      <w:ins w:id="298" w:author=" 微" w:date="2026-01-28T13:44:19Z">
        <w:r>
          <w:rPr>
            <w:rFonts w:hint="eastAsia" w:ascii="楷体" w:hAnsi="楷体" w:eastAsia="楷体" w:cs="楷体"/>
            <w:sz w:val="32"/>
            <w:szCs w:val="32"/>
            <w:lang w:val="en-US" w:eastAsia="zh-CN"/>
          </w:rPr>
          <w:t>中</w:t>
        </w:r>
      </w:ins>
      <w:ins w:id="299" w:author=" 微" w:date="2026-01-28T13:44:20Z">
        <w:r>
          <w:rPr>
            <w:rFonts w:hint="eastAsia" w:ascii="楷体" w:hAnsi="楷体" w:eastAsia="楷体" w:cs="楷体"/>
            <w:sz w:val="32"/>
            <w:szCs w:val="32"/>
            <w:lang w:val="en-US" w:eastAsia="zh-CN"/>
          </w:rPr>
          <w:t>目前</w:t>
        </w:r>
      </w:ins>
      <w:ins w:id="300" w:author=" 微" w:date="2026-01-28T13:41:34Z">
        <w:r>
          <w:rPr>
            <w:rFonts w:hint="eastAsia" w:ascii="楷体" w:hAnsi="楷体" w:eastAsia="楷体" w:cs="楷体"/>
            <w:sz w:val="32"/>
            <w:szCs w:val="32"/>
            <w:lang w:val="en-US" w:eastAsia="zh-CN"/>
          </w:rPr>
          <w:t>已有4.9万条视频</w:t>
        </w:r>
      </w:ins>
      <w:ins w:id="301" w:author=" 微" w:date="2026-01-28T13:44:22Z">
        <w:r>
          <w:rPr>
            <w:rFonts w:hint="eastAsia" w:ascii="楷体" w:hAnsi="楷体" w:eastAsia="楷体" w:cs="楷体"/>
            <w:sz w:val="32"/>
            <w:szCs w:val="32"/>
            <w:lang w:val="en-US" w:eastAsia="zh-CN"/>
          </w:rPr>
          <w:t>。</w:t>
        </w:r>
      </w:ins>
    </w:p>
    <w:p w14:paraId="24C32955">
      <w:pPr>
        <w:ind w:firstLine="643" w:firstLineChars="200"/>
        <w:rPr>
          <w:rFonts w:hint="eastAsia" w:ascii="仿宋" w:hAnsi="仿宋" w:eastAsia="仿宋" w:cs="仿宋"/>
          <w:sz w:val="32"/>
          <w:szCs w:val="32"/>
          <w:lang w:val="en-US" w:eastAsia="zh-CN"/>
        </w:rPr>
      </w:pPr>
      <w:r>
        <w:rPr>
          <w:rFonts w:hint="eastAsia" w:ascii="仿宋" w:hAnsi="仿宋" w:eastAsia="仿宋" w:cs="仿宋"/>
          <w:b/>
          <w:bCs/>
          <w:i w:val="0"/>
          <w:iCs w:val="0"/>
          <w:sz w:val="32"/>
          <w:szCs w:val="32"/>
          <w:lang w:val="en-US" w:eastAsia="zh-CN"/>
        </w:rPr>
        <w:t>第五大板块是</w:t>
      </w:r>
      <w:r>
        <w:rPr>
          <w:rFonts w:hint="eastAsia" w:ascii="仿宋" w:hAnsi="仿宋" w:eastAsia="仿宋" w:cs="仿宋"/>
          <w:b/>
          <w:bCs/>
          <w:sz w:val="32"/>
          <w:szCs w:val="32"/>
          <w:lang w:val="en-US" w:eastAsia="zh-CN"/>
        </w:rPr>
        <w:t>【未来展望】</w:t>
      </w:r>
      <w:r>
        <w:rPr>
          <w:rFonts w:hint="eastAsia" w:ascii="仿宋" w:hAnsi="仿宋" w:eastAsia="仿宋" w:cs="仿宋"/>
          <w:sz w:val="32"/>
          <w:szCs w:val="32"/>
          <w:lang w:val="en-US" w:eastAsia="zh-CN"/>
        </w:rPr>
        <w:t>，心血管疾病作为与生活方式密切相关的慢性病，可以通过推广健康生活方式和有效控制危险因素，大大降低其发病率。未来，大力普及健康知识，推广健康生活方式和打造“互联网+智慧医疗”的慢病防控新模式，是我们未来矢志不渝的重要努力方向。</w:t>
      </w:r>
    </w:p>
    <w:p w14:paraId="1B873516">
      <w:pPr>
        <w:ind w:firstLine="640" w:firstLineChars="200"/>
        <w:rPr>
          <w:ins w:id="302" w:author=" 微" w:date="2026-01-27T17:45:26Z"/>
          <w:rFonts w:hint="eastAsia" w:ascii="楷体" w:hAnsi="楷体" w:eastAsia="楷体" w:cs="楷体"/>
          <w:sz w:val="32"/>
          <w:szCs w:val="32"/>
          <w:highlight w:val="none"/>
          <w:lang w:eastAsia="zh-CN"/>
        </w:rPr>
      </w:pPr>
      <w:ins w:id="303" w:author=" 微" w:date="2026-01-27T17:45:26Z">
        <w:r>
          <w:rPr>
            <w:rFonts w:hint="eastAsia" w:ascii="楷体" w:hAnsi="楷体" w:eastAsia="楷体" w:cs="楷体"/>
            <w:sz w:val="32"/>
            <w:szCs w:val="32"/>
            <w:highlight w:val="none"/>
            <w:lang w:val="en-US" w:eastAsia="zh-CN"/>
          </w:rPr>
          <w:t>胡</w:t>
        </w:r>
      </w:ins>
      <w:ins w:id="304" w:author=" 微" w:date="2026-01-27T18:06:57Z">
        <w:r>
          <w:rPr>
            <w:rFonts w:hint="eastAsia" w:ascii="楷体" w:hAnsi="楷体" w:eastAsia="楷体" w:cs="楷体"/>
            <w:sz w:val="32"/>
            <w:szCs w:val="32"/>
            <w:highlight w:val="none"/>
            <w:lang w:val="en-US" w:eastAsia="zh-CN"/>
          </w:rPr>
          <w:t>院长</w:t>
        </w:r>
      </w:ins>
      <w:ins w:id="305" w:author=" 微" w:date="2026-01-27T18:11:00Z">
        <w:r>
          <w:rPr>
            <w:rFonts w:hint="eastAsia" w:ascii="楷体" w:hAnsi="楷体" w:eastAsia="楷体" w:cs="楷体"/>
            <w:sz w:val="32"/>
            <w:szCs w:val="32"/>
            <w:highlight w:val="none"/>
            <w:lang w:val="en-US" w:eastAsia="zh-CN"/>
          </w:rPr>
          <w:t>提到</w:t>
        </w:r>
      </w:ins>
      <w:ins w:id="306" w:author=" 微" w:date="2026-01-27T17:45:26Z">
        <w:r>
          <w:rPr>
            <w:rFonts w:hint="eastAsia" w:ascii="楷体" w:hAnsi="楷体" w:eastAsia="楷体" w:cs="楷体"/>
            <w:sz w:val="32"/>
            <w:szCs w:val="32"/>
            <w:highlight w:val="none"/>
            <w:lang w:eastAsia="zh-CN"/>
          </w:rPr>
          <w:t>“我国优质医疗资源相对不足，尤其是基层诊疗防控能力亟待提高。AI为助力基层医疗服务能力提升，推动优质资源扩容下沉提供了新思路。”AI在基层卫生防控中的应用意义和价值已经显现，AI是未来发展的必然趋势。</w:t>
        </w:r>
      </w:ins>
    </w:p>
    <w:p w14:paraId="73A71636">
      <w:pPr>
        <w:ind w:firstLine="640" w:firstLineChars="200"/>
        <w:rPr>
          <w:ins w:id="307" w:author=" 微" w:date="2026-01-27T17:17:44Z"/>
          <w:rFonts w:hint="eastAsia" w:ascii="楷体" w:hAnsi="楷体" w:eastAsia="楷体" w:cs="楷体"/>
          <w:sz w:val="32"/>
          <w:szCs w:val="32"/>
          <w:highlight w:val="none"/>
          <w:lang w:eastAsia="zh-CN"/>
        </w:rPr>
      </w:pPr>
      <w:ins w:id="308" w:author=" 微" w:date="2026-01-27T18:11:13Z">
        <w:commentRangeStart w:id="2"/>
        <w:r>
          <w:rPr>
            <w:rFonts w:hint="eastAsia" w:ascii="楷体" w:hAnsi="楷体" w:eastAsia="楷体" w:cs="楷体"/>
            <w:sz w:val="32"/>
            <w:szCs w:val="32"/>
            <w:highlight w:val="none"/>
            <w:lang w:val="en-US" w:eastAsia="zh-CN"/>
          </w:rPr>
          <w:t>而</w:t>
        </w:r>
      </w:ins>
      <w:ins w:id="309" w:author=" 微" w:date="2026-01-27T17:41:49Z">
        <w:r>
          <w:rPr>
            <w:rFonts w:hint="eastAsia" w:ascii="楷体" w:hAnsi="楷体" w:eastAsia="楷体" w:cs="楷体"/>
            <w:sz w:val="32"/>
            <w:szCs w:val="32"/>
            <w:highlight w:val="none"/>
            <w:lang w:eastAsia="zh-CN"/>
          </w:rPr>
          <w:t>中心和医院专家团队融合高血压及其主要并发症/合并症的相关领域指南，结合临床常规及专科经验，开发了适用于广大基层医生的高血压智能化辅助决策工具。该工具结合患者特点，为医生推荐规范的高血压用药方案及转诊建议，辅助基层医生提出最适合患者的用药方案，提高用药的准确性和有效性。</w:t>
        </w:r>
        <w:commentRangeEnd w:id="2"/>
      </w:ins>
      <w:r>
        <w:commentReference w:id="2"/>
      </w:r>
    </w:p>
    <w:p w14:paraId="533C0200">
      <w:pPr>
        <w:ind w:firstLine="640" w:firstLineChars="200"/>
        <w:rPr>
          <w:rFonts w:hint="default" w:ascii="楷体" w:hAnsi="楷体" w:eastAsia="楷体" w:cs="楷体"/>
          <w:sz w:val="32"/>
          <w:szCs w:val="32"/>
          <w:highlight w:val="none"/>
          <w:lang w:eastAsia="zh-CN"/>
        </w:rPr>
      </w:pPr>
      <w:ins w:id="310" w:author=" 微" w:date="2026-01-27T17:46:24Z">
        <w:r>
          <w:rPr>
            <w:rFonts w:hint="eastAsia" w:ascii="楷体" w:hAnsi="楷体" w:eastAsia="楷体" w:cs="楷体"/>
            <w:sz w:val="32"/>
            <w:szCs w:val="32"/>
            <w:highlight w:val="none"/>
            <w:lang w:val="en-US" w:eastAsia="zh-CN"/>
          </w:rPr>
          <w:t>不仅于此</w:t>
        </w:r>
      </w:ins>
      <w:ins w:id="311" w:author=" 微" w:date="2026-01-27T17:46:25Z">
        <w:r>
          <w:rPr>
            <w:rFonts w:hint="eastAsia" w:ascii="楷体" w:hAnsi="楷体" w:eastAsia="楷体" w:cs="楷体"/>
            <w:sz w:val="32"/>
            <w:szCs w:val="32"/>
            <w:highlight w:val="none"/>
            <w:lang w:val="en-US" w:eastAsia="zh-CN"/>
          </w:rPr>
          <w:t>，</w:t>
        </w:r>
      </w:ins>
      <w:ins w:id="312" w:author=" 微" w:date="2026-01-27T17:46:26Z">
        <w:r>
          <w:rPr>
            <w:rFonts w:hint="eastAsia" w:ascii="楷体" w:hAnsi="楷体" w:eastAsia="楷体" w:cs="楷体"/>
            <w:sz w:val="32"/>
            <w:szCs w:val="32"/>
            <w:highlight w:val="none"/>
            <w:lang w:val="en-US" w:eastAsia="zh-CN"/>
          </w:rPr>
          <w:t>中心和</w:t>
        </w:r>
      </w:ins>
      <w:ins w:id="313" w:author=" 微" w:date="2026-01-27T17:46:27Z">
        <w:r>
          <w:rPr>
            <w:rFonts w:hint="eastAsia" w:ascii="楷体" w:hAnsi="楷体" w:eastAsia="楷体" w:cs="楷体"/>
            <w:sz w:val="32"/>
            <w:szCs w:val="32"/>
            <w:highlight w:val="none"/>
            <w:lang w:val="en-US" w:eastAsia="zh-CN"/>
          </w:rPr>
          <w:t>医院</w:t>
        </w:r>
      </w:ins>
      <w:ins w:id="314" w:author=" 微" w:date="2026-01-27T17:46:29Z">
        <w:r>
          <w:rPr>
            <w:rFonts w:hint="eastAsia" w:ascii="楷体" w:hAnsi="楷体" w:eastAsia="楷体" w:cs="楷体"/>
            <w:sz w:val="32"/>
            <w:szCs w:val="32"/>
            <w:highlight w:val="none"/>
            <w:lang w:val="en-US" w:eastAsia="zh-CN"/>
          </w:rPr>
          <w:t>也</w:t>
        </w:r>
      </w:ins>
      <w:ins w:id="315" w:author=" 微" w:date="2026-01-27T17:46:43Z">
        <w:r>
          <w:rPr>
            <w:rFonts w:hint="eastAsia" w:ascii="楷体" w:hAnsi="楷体" w:eastAsia="楷体" w:cs="楷体"/>
            <w:sz w:val="32"/>
            <w:szCs w:val="32"/>
            <w:highlight w:val="none"/>
            <w:lang w:val="en-US" w:eastAsia="zh-CN"/>
          </w:rPr>
          <w:t>逐步</w:t>
        </w:r>
      </w:ins>
      <w:ins w:id="316" w:author=" 微" w:date="2026-01-27T17:46:29Z">
        <w:r>
          <w:rPr>
            <w:rFonts w:hint="eastAsia" w:ascii="楷体" w:hAnsi="楷体" w:eastAsia="楷体" w:cs="楷体"/>
            <w:sz w:val="32"/>
            <w:szCs w:val="32"/>
            <w:highlight w:val="none"/>
            <w:lang w:val="en-US" w:eastAsia="zh-CN"/>
          </w:rPr>
          <w:t>在</w:t>
        </w:r>
      </w:ins>
      <w:ins w:id="317" w:author=" 微" w:date="2026-01-27T17:46:49Z">
        <w:r>
          <w:rPr>
            <w:rFonts w:hint="eastAsia" w:ascii="楷体" w:hAnsi="楷体" w:eastAsia="楷体" w:cs="楷体"/>
            <w:sz w:val="32"/>
            <w:szCs w:val="32"/>
            <w:highlight w:val="none"/>
            <w:lang w:val="en-US" w:eastAsia="zh-CN"/>
          </w:rPr>
          <w:t>尝试着</w:t>
        </w:r>
      </w:ins>
      <w:ins w:id="318" w:author=" 微" w:date="2026-01-27T17:46:51Z">
        <w:r>
          <w:rPr>
            <w:rFonts w:hint="eastAsia" w:ascii="楷体" w:hAnsi="楷体" w:eastAsia="楷体" w:cs="楷体"/>
            <w:sz w:val="32"/>
            <w:szCs w:val="32"/>
            <w:highlight w:val="none"/>
            <w:lang w:val="en-US" w:eastAsia="zh-CN"/>
          </w:rPr>
          <w:t>让</w:t>
        </w:r>
      </w:ins>
      <w:ins w:id="319" w:author=" 微" w:date="2026-01-27T17:46:52Z">
        <w:r>
          <w:rPr>
            <w:rFonts w:hint="eastAsia" w:ascii="楷体" w:hAnsi="楷体" w:eastAsia="楷体" w:cs="楷体"/>
            <w:sz w:val="32"/>
            <w:szCs w:val="32"/>
            <w:highlight w:val="none"/>
            <w:lang w:val="en-US" w:eastAsia="zh-CN"/>
          </w:rPr>
          <w:t>AI</w:t>
        </w:r>
      </w:ins>
      <w:ins w:id="320" w:author=" 微" w:date="2026-01-27T17:46:55Z">
        <w:r>
          <w:rPr>
            <w:rFonts w:hint="eastAsia" w:ascii="楷体" w:hAnsi="楷体" w:eastAsia="楷体" w:cs="楷体"/>
            <w:sz w:val="32"/>
            <w:szCs w:val="32"/>
            <w:highlight w:val="none"/>
            <w:lang w:val="en-US" w:eastAsia="zh-CN"/>
          </w:rPr>
          <w:t>参与到</w:t>
        </w:r>
      </w:ins>
      <w:ins w:id="321" w:author=" 微" w:date="2026-01-27T17:42:49Z">
        <w:r>
          <w:rPr>
            <w:rFonts w:hint="eastAsia" w:ascii="楷体" w:hAnsi="楷体" w:eastAsia="楷体" w:cs="楷体"/>
            <w:sz w:val="32"/>
            <w:szCs w:val="32"/>
            <w:highlight w:val="none"/>
            <w:lang w:val="en-US" w:eastAsia="zh-CN"/>
          </w:rPr>
          <w:t>各项领域中</w:t>
        </w:r>
      </w:ins>
      <w:ins w:id="322" w:author=" 微" w:date="2026-01-27T17:47:27Z">
        <w:r>
          <w:rPr>
            <w:rFonts w:hint="eastAsia" w:ascii="楷体" w:hAnsi="楷体" w:eastAsia="楷体" w:cs="楷体"/>
            <w:sz w:val="32"/>
            <w:szCs w:val="32"/>
            <w:highlight w:val="none"/>
            <w:lang w:val="en-US" w:eastAsia="zh-CN"/>
          </w:rPr>
          <w:t>，</w:t>
        </w:r>
      </w:ins>
      <w:ins w:id="323" w:author=" 微" w:date="2026-01-27T18:10:29Z">
        <w:r>
          <w:rPr>
            <w:rFonts w:hint="eastAsia" w:ascii="楷体" w:hAnsi="楷体" w:eastAsia="楷体" w:cs="楷体"/>
            <w:sz w:val="32"/>
            <w:szCs w:val="32"/>
            <w:highlight w:val="none"/>
            <w:lang w:val="en-US" w:eastAsia="zh-CN"/>
          </w:rPr>
          <w:t>通过多年的实践，AI技术在提升医院管理效率和心血管疾病防控水平方面早已显现出巨大价值。</w:t>
        </w:r>
      </w:ins>
    </w:p>
    <w:p w14:paraId="529519F6">
      <w:pPr>
        <w:widowControl/>
        <w:ind w:firstLine="643" w:firstLineChars="200"/>
        <w:jc w:val="left"/>
        <w:rPr>
          <w:rFonts w:hint="default" w:ascii="仿宋" w:hAnsi="仿宋" w:eastAsia="仿宋" w:cs="仿宋"/>
          <w:sz w:val="32"/>
          <w:szCs w:val="32"/>
          <w:lang w:val="en-US" w:eastAsia="zh-CN"/>
        </w:rPr>
      </w:pPr>
      <w:r>
        <w:rPr>
          <w:rFonts w:hint="eastAsia" w:ascii="仿宋" w:hAnsi="仿宋" w:eastAsia="仿宋" w:cs="仿宋"/>
          <w:b/>
          <w:bCs/>
          <w:i w:val="0"/>
          <w:iCs w:val="0"/>
          <w:sz w:val="32"/>
          <w:szCs w:val="32"/>
          <w:lang w:val="en-US" w:eastAsia="zh-CN"/>
        </w:rPr>
        <w:t>第六大板块是【</w:t>
      </w:r>
      <w:r>
        <w:rPr>
          <w:rFonts w:hint="eastAsia" w:ascii="仿宋" w:hAnsi="仿宋" w:eastAsia="仿宋" w:cs="仿宋"/>
          <w:b/>
          <w:bCs/>
          <w:sz w:val="32"/>
          <w:szCs w:val="32"/>
          <w:lang w:val="en-US" w:eastAsia="zh-CN"/>
        </w:rPr>
        <w:t>国家心血管病协作网络】</w:t>
      </w:r>
      <w:r>
        <w:rPr>
          <w:rFonts w:hint="eastAsia" w:ascii="仿宋" w:hAnsi="仿宋" w:eastAsia="仿宋" w:cs="仿宋"/>
          <w:sz w:val="32"/>
          <w:szCs w:val="32"/>
          <w:lang w:val="en-US" w:eastAsia="zh-CN"/>
        </w:rPr>
        <w:t>。</w:t>
      </w:r>
      <w:r>
        <w:rPr>
          <w:rFonts w:hint="default" w:ascii="仿宋" w:hAnsi="仿宋" w:eastAsia="仿宋" w:cs="仿宋"/>
          <w:sz w:val="32"/>
          <w:szCs w:val="32"/>
          <w:lang w:val="en-US" w:eastAsia="zh-CN"/>
        </w:rPr>
        <w:t>既往</w:t>
      </w:r>
      <w:r>
        <w:rPr>
          <w:rFonts w:hint="eastAsia" w:ascii="仿宋" w:hAnsi="仿宋" w:eastAsia="仿宋" w:cs="仿宋"/>
          <w:sz w:val="32"/>
          <w:szCs w:val="32"/>
          <w:lang w:val="en-US" w:eastAsia="zh-CN"/>
        </w:rPr>
        <w:t>数十年的</w:t>
      </w:r>
      <w:r>
        <w:rPr>
          <w:rFonts w:hint="default" w:ascii="仿宋" w:hAnsi="仿宋" w:eastAsia="仿宋" w:cs="仿宋"/>
          <w:sz w:val="32"/>
          <w:szCs w:val="32"/>
          <w:lang w:val="en-US" w:eastAsia="zh-CN"/>
        </w:rPr>
        <w:t>积累，</w:t>
      </w:r>
      <w:r>
        <w:rPr>
          <w:rFonts w:hint="eastAsia" w:ascii="仿宋" w:hAnsi="仿宋" w:eastAsia="仿宋" w:cs="仿宋"/>
          <w:sz w:val="32"/>
          <w:szCs w:val="32"/>
          <w:lang w:val="en-US" w:eastAsia="zh-CN"/>
        </w:rPr>
        <w:t>形成了目前我们看到的全国心血管病防治网络。这个网络目前主要由四个层面构成。</w:t>
      </w:r>
      <w:r>
        <w:rPr>
          <w:rFonts w:hint="eastAsia" w:ascii="仿宋" w:hAnsi="仿宋" w:eastAsia="仿宋" w:cs="仿宋"/>
          <w:b/>
          <w:bCs/>
          <w:sz w:val="32"/>
          <w:szCs w:val="32"/>
          <w:lang w:val="en-US" w:eastAsia="zh-CN"/>
        </w:rPr>
        <w:t>第一层</w:t>
      </w:r>
      <w:r>
        <w:rPr>
          <w:rFonts w:hint="eastAsia" w:ascii="仿宋" w:hAnsi="仿宋" w:eastAsia="仿宋" w:cs="仿宋"/>
          <w:sz w:val="32"/>
          <w:szCs w:val="32"/>
          <w:lang w:val="en-US" w:eastAsia="zh-CN"/>
        </w:rPr>
        <w:t>是三家国家级区域医疗中心（云南阜外、华中阜外、深圳阜外，三家分院），</w:t>
      </w:r>
      <w:r>
        <w:rPr>
          <w:rFonts w:hint="eastAsia" w:ascii="仿宋" w:hAnsi="仿宋" w:eastAsia="仿宋" w:cs="仿宋"/>
          <w:b/>
          <w:bCs/>
          <w:sz w:val="32"/>
          <w:szCs w:val="32"/>
          <w:lang w:val="en-US" w:eastAsia="zh-CN"/>
        </w:rPr>
        <w:t>第二层</w:t>
      </w:r>
      <w:r>
        <w:rPr>
          <w:rFonts w:hint="eastAsia" w:ascii="仿宋" w:hAnsi="仿宋" w:eastAsia="仿宋" w:cs="仿宋"/>
          <w:sz w:val="32"/>
          <w:szCs w:val="32"/>
          <w:lang w:val="en-US" w:eastAsia="zh-CN"/>
        </w:rPr>
        <w:t>是1986年由郭加强院长牵头搭建起来的</w:t>
      </w:r>
      <w:r>
        <w:rPr>
          <w:rFonts w:hint="eastAsia" w:ascii="仿宋" w:hAnsi="仿宋" w:eastAsia="仿宋" w:cs="仿宋"/>
          <w:sz w:val="32"/>
          <w:szCs w:val="32"/>
          <w:u w:val="single"/>
          <w:lang w:val="en-US" w:eastAsia="zh-CN"/>
        </w:rPr>
        <w:t>心血管病技术协作中心</w:t>
      </w:r>
      <w:r>
        <w:rPr>
          <w:rFonts w:hint="eastAsia" w:ascii="仿宋" w:hAnsi="仿宋" w:eastAsia="仿宋" w:cs="仿宋"/>
          <w:sz w:val="32"/>
          <w:szCs w:val="32"/>
          <w:lang w:val="en-US" w:eastAsia="zh-CN"/>
        </w:rPr>
        <w:t>，目前已帮扶全国400余家医院组建心血管学科、提升心血管诊疗水平；以及</w:t>
      </w:r>
      <w:r>
        <w:rPr>
          <w:rFonts w:hint="eastAsia" w:ascii="仿宋" w:hAnsi="仿宋" w:eastAsia="仿宋" w:cs="仿宋"/>
          <w:sz w:val="32"/>
          <w:szCs w:val="32"/>
          <w:u w:val="single"/>
          <w:lang w:val="en-US" w:eastAsia="zh-CN"/>
        </w:rPr>
        <w:t>专科联盟（医联体）</w:t>
      </w:r>
      <w:r>
        <w:rPr>
          <w:rFonts w:hint="eastAsia" w:ascii="仿宋" w:hAnsi="仿宋" w:eastAsia="仿宋" w:cs="仿宋"/>
          <w:sz w:val="32"/>
          <w:szCs w:val="32"/>
          <w:lang w:val="en-US" w:eastAsia="zh-CN"/>
        </w:rPr>
        <w:t>，目前共有8个专病医联体，覆盖全国1500余家网络医院。</w:t>
      </w:r>
      <w:r>
        <w:rPr>
          <w:rFonts w:hint="eastAsia" w:ascii="仿宋" w:hAnsi="仿宋" w:eastAsia="仿宋" w:cs="仿宋"/>
          <w:b/>
          <w:bCs/>
          <w:sz w:val="32"/>
          <w:szCs w:val="32"/>
          <w:lang w:val="en-US" w:eastAsia="zh-CN"/>
        </w:rPr>
        <w:t>第三层</w:t>
      </w:r>
      <w:r>
        <w:rPr>
          <w:rFonts w:hint="eastAsia" w:ascii="仿宋" w:hAnsi="仿宋" w:eastAsia="仿宋" w:cs="仿宋"/>
          <w:sz w:val="32"/>
          <w:szCs w:val="32"/>
          <w:lang w:val="en-US" w:eastAsia="zh-CN"/>
        </w:rPr>
        <w:t>是国家心血管疾病临床医学研究中心合作网络，</w:t>
      </w:r>
      <w:r>
        <w:rPr>
          <w:rFonts w:hint="eastAsia" w:ascii="仿宋" w:hAnsi="仿宋" w:eastAsia="仿宋" w:cs="仿宋"/>
          <w:b w:val="0"/>
          <w:bCs w:val="0"/>
          <w:color w:val="auto"/>
          <w:kern w:val="2"/>
          <w:sz w:val="32"/>
          <w:szCs w:val="32"/>
          <w:lang w:val="en-US" w:eastAsia="zh-CN" w:bidi="ar"/>
        </w:rPr>
        <w:t>覆盖全国27个省、自治区、直辖市及新疆生产建设兵团，</w:t>
      </w:r>
      <w:r>
        <w:rPr>
          <w:rFonts w:hint="eastAsia" w:ascii="仿宋" w:hAnsi="仿宋" w:eastAsia="仿宋" w:cs="仿宋"/>
          <w:b w:val="0"/>
          <w:bCs w:val="0"/>
          <w:kern w:val="2"/>
          <w:sz w:val="32"/>
          <w:szCs w:val="32"/>
          <w:lang w:val="en-US" w:eastAsia="zh-CN" w:bidi="ar"/>
        </w:rPr>
        <w:t>拥有</w:t>
      </w:r>
      <w:r>
        <w:rPr>
          <w:rFonts w:hint="eastAsia" w:ascii="仿宋" w:hAnsi="仿宋" w:eastAsia="仿宋" w:cs="仿宋"/>
          <w:b w:val="0"/>
          <w:bCs w:val="0"/>
          <w:color w:val="auto"/>
          <w:kern w:val="2"/>
          <w:sz w:val="32"/>
          <w:szCs w:val="32"/>
          <w:lang w:val="en-US" w:eastAsia="zh-CN" w:bidi="ar"/>
        </w:rPr>
        <w:t>16家分中心，23家建设单位</w:t>
      </w:r>
      <w:r>
        <w:rPr>
          <w:rFonts w:hint="eastAsia" w:ascii="仿宋" w:hAnsi="仿宋" w:eastAsia="仿宋" w:cs="仿宋"/>
          <w:sz w:val="32"/>
          <w:szCs w:val="32"/>
          <w:lang w:val="en-US" w:eastAsia="zh-CN"/>
        </w:rPr>
        <w:t>；</w:t>
      </w:r>
      <w:r>
        <w:rPr>
          <w:rFonts w:hint="eastAsia" w:ascii="仿宋" w:hAnsi="仿宋" w:eastAsia="仿宋" w:cs="仿宋"/>
          <w:b/>
          <w:bCs/>
          <w:sz w:val="32"/>
          <w:szCs w:val="32"/>
          <w:lang w:val="en-US" w:eastAsia="zh-CN"/>
        </w:rPr>
        <w:t>第四层</w:t>
      </w:r>
      <w:r>
        <w:rPr>
          <w:rFonts w:hint="eastAsia" w:ascii="仿宋" w:hAnsi="仿宋" w:eastAsia="仿宋" w:cs="仿宋"/>
          <w:sz w:val="32"/>
          <w:szCs w:val="32"/>
          <w:lang w:val="en-US" w:eastAsia="zh-CN"/>
        </w:rPr>
        <w:t>是在开展四大政府委托项目中建立的覆盖全国基层医疗卫生机构的防治网络。上述累计共有合作医院800余家，基层医疗卫生机构6800余家。</w:t>
      </w:r>
    </w:p>
    <w:p w14:paraId="68DAB3DB">
      <w:pPr>
        <w:keepNext w:val="0"/>
        <w:keepLines w:val="0"/>
        <w:widowControl/>
        <w:suppressLineNumbers w:val="0"/>
        <w:ind w:firstLine="640" w:firstLineChars="200"/>
        <w:jc w:val="left"/>
        <w:rPr>
          <w:rFonts w:hint="eastAsia" w:ascii="仿宋" w:hAnsi="仿宋" w:eastAsia="仿宋" w:cs="仿宋"/>
          <w:kern w:val="2"/>
          <w:sz w:val="32"/>
          <w:szCs w:val="32"/>
          <w:lang w:val="en-US" w:eastAsia="zh-CN" w:bidi="ar"/>
        </w:rPr>
      </w:pPr>
      <w:r>
        <w:rPr>
          <w:rFonts w:hint="eastAsia" w:ascii="仿宋" w:hAnsi="仿宋" w:eastAsia="仿宋" w:cs="仿宋"/>
          <w:color w:val="auto"/>
          <w:kern w:val="2"/>
          <w:sz w:val="32"/>
          <w:szCs w:val="32"/>
          <w:lang w:val="en-US" w:eastAsia="zh-CN" w:bidi="ar"/>
        </w:rPr>
        <w:t>在党和政府的领导下，我国心血管病防治事业从零起步，几代人砥砺前行,奠定了坚实的工作基础。随着健康中国战略的全面推进,国家心血管病中心将持续践行以基层为重点、预防为主的卫生健康工作方针，探索利用现代科技打造“互联网+智慧医疗”的慢病防控“中国模式”，防控主战场正在从医院转向社区，心血管病防控正在从“以治病为中心”转向“以健康为中心</w:t>
      </w:r>
      <w:ins w:id="324" w:author=" 微" w:date="2026-01-27T17:44:33Z">
        <w:r>
          <w:rPr>
            <w:rFonts w:hint="eastAsia" w:ascii="仿宋" w:hAnsi="仿宋" w:eastAsia="仿宋" w:cs="仿宋"/>
            <w:color w:val="auto"/>
            <w:kern w:val="2"/>
            <w:sz w:val="32"/>
            <w:szCs w:val="32"/>
            <w:lang w:val="en-US" w:eastAsia="zh-CN" w:bidi="ar"/>
          </w:rPr>
          <w:t>”</w:t>
        </w:r>
      </w:ins>
      <w:r>
        <w:rPr>
          <w:rFonts w:hint="eastAsia" w:ascii="仿宋" w:hAnsi="仿宋" w:eastAsia="仿宋" w:cs="仿宋"/>
          <w:color w:val="auto"/>
          <w:kern w:val="2"/>
          <w:sz w:val="32"/>
          <w:szCs w:val="32"/>
          <w:lang w:val="en-US" w:eastAsia="zh-CN" w:bidi="ar"/>
        </w:rPr>
        <w:t>。</w:t>
      </w:r>
    </w:p>
    <w:p w14:paraId="7755201B">
      <w:pPr>
        <w:widowControl/>
        <w:ind w:firstLine="640" w:firstLineChars="200"/>
        <w:jc w:val="left"/>
        <w:rPr>
          <w:rFonts w:hint="default" w:ascii="仿宋" w:hAnsi="仿宋" w:eastAsia="仿宋" w:cs="仿宋"/>
          <w:sz w:val="32"/>
          <w:szCs w:val="32"/>
          <w:lang w:val="en-US" w:eastAsia="zh-CN"/>
        </w:rPr>
      </w:pPr>
      <w:r>
        <w:rPr>
          <w:rFonts w:hint="eastAsia" w:ascii="仿宋" w:hAnsi="仿宋" w:eastAsia="仿宋" w:cs="仿宋"/>
          <w:kern w:val="2"/>
          <w:sz w:val="32"/>
          <w:szCs w:val="32"/>
          <w:lang w:val="en-US" w:eastAsia="zh-CN" w:bidi="ar"/>
        </w:rPr>
        <w:t>各位领导和专家，以上就是展厅的六大板块的全部介绍，感谢您的参观指导！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微" w:date="2026-01-28T08:08:36Z" w:initials="">
    <w:p w14:paraId="2B01017A">
      <w:pPr>
        <w:pStyle w:val="3"/>
        <w:rPr>
          <w:rFonts w:hint="default" w:eastAsiaTheme="minorEastAsia"/>
          <w:lang w:val="en-US" w:eastAsia="zh-CN"/>
        </w:rPr>
      </w:pPr>
      <w:r>
        <w:rPr>
          <w:rFonts w:hint="eastAsia"/>
          <w:lang w:val="en-US" w:eastAsia="zh-CN"/>
        </w:rPr>
        <w:t>此部分在书型屏幕面前讲解，内容依据书型屏幕</w:t>
      </w:r>
    </w:p>
  </w:comment>
  <w:comment w:id="1" w:author=" 微" w:date="2026-01-26T16:08:58Z" w:initials="">
    <w:p w14:paraId="6F400B6A">
      <w:pPr>
        <w:pStyle w:val="3"/>
        <w:rPr>
          <w:rFonts w:hint="default" w:eastAsiaTheme="minorEastAsia"/>
          <w:lang w:val="en-US" w:eastAsia="zh-CN"/>
        </w:rPr>
      </w:pPr>
      <w:r>
        <w:rPr>
          <w:rFonts w:hint="eastAsia"/>
          <w:lang w:val="en-US" w:eastAsia="zh-CN"/>
        </w:rPr>
        <w:t>此部分在展厅内占地面积最大，若为重点则详述下方楷体文字，若重点更改则简单讲解首钢模式延伸到四大项目</w:t>
      </w:r>
    </w:p>
  </w:comment>
  <w:comment w:id="2" w:author=" 微" w:date="2026-01-28T08:14:09Z" w:initials="">
    <w:p w14:paraId="23EE4075">
      <w:pPr>
        <w:pStyle w:val="3"/>
        <w:rPr>
          <w:rFonts w:hint="default" w:eastAsiaTheme="minorEastAsia"/>
          <w:lang w:val="en-US" w:eastAsia="zh-CN"/>
        </w:rPr>
      </w:pPr>
      <w:r>
        <w:rPr>
          <w:rFonts w:hint="eastAsia"/>
          <w:lang w:val="en-US" w:eastAsia="zh-CN"/>
        </w:rPr>
        <w:t>对应墙面高血压医生相关内容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01017A" w15:done="0"/>
  <w15:commentEx w15:paraId="6F400B6A" w15:done="0"/>
  <w15:commentEx w15:paraId="23EE407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A81BEC"/>
    <w:multiLevelType w:val="singleLevel"/>
    <w:tmpl w:val="DBA81BEC"/>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安">
    <w15:presenceInfo w15:providerId="WPS Office" w15:userId="3966453789"/>
  </w15:person>
  <w15:person w15:author=" 微">
    <w15:presenceInfo w15:providerId="WPS Office" w15:userId="6744102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dkOGE0ZWM4NTMwNGUyMDU5YTMxNmFiZjM5NjYifQ=="/>
  </w:docVars>
  <w:rsids>
    <w:rsidRoot w:val="00000000"/>
    <w:rsid w:val="00307132"/>
    <w:rsid w:val="00417EF4"/>
    <w:rsid w:val="0193176C"/>
    <w:rsid w:val="01CB7C3F"/>
    <w:rsid w:val="01FA47FF"/>
    <w:rsid w:val="02403BCD"/>
    <w:rsid w:val="02F54FC6"/>
    <w:rsid w:val="03127B81"/>
    <w:rsid w:val="083640B7"/>
    <w:rsid w:val="08F655F4"/>
    <w:rsid w:val="0B3568A8"/>
    <w:rsid w:val="0C1932D0"/>
    <w:rsid w:val="0F96368D"/>
    <w:rsid w:val="0FE704C6"/>
    <w:rsid w:val="16353C00"/>
    <w:rsid w:val="1787236F"/>
    <w:rsid w:val="1B2304CB"/>
    <w:rsid w:val="1BEF2AA3"/>
    <w:rsid w:val="1C6E39C8"/>
    <w:rsid w:val="1D804FCC"/>
    <w:rsid w:val="1DFE521F"/>
    <w:rsid w:val="1FE67D19"/>
    <w:rsid w:val="21983295"/>
    <w:rsid w:val="228201CD"/>
    <w:rsid w:val="22DF077E"/>
    <w:rsid w:val="24D040C9"/>
    <w:rsid w:val="26FE003E"/>
    <w:rsid w:val="28A95D87"/>
    <w:rsid w:val="2A9E64A9"/>
    <w:rsid w:val="2D3B5B48"/>
    <w:rsid w:val="2D9B65E7"/>
    <w:rsid w:val="2E132621"/>
    <w:rsid w:val="2E9106DA"/>
    <w:rsid w:val="2EDC2704"/>
    <w:rsid w:val="30ED53AB"/>
    <w:rsid w:val="36801B63"/>
    <w:rsid w:val="37A77F14"/>
    <w:rsid w:val="382F43FF"/>
    <w:rsid w:val="397C551E"/>
    <w:rsid w:val="39A20CFD"/>
    <w:rsid w:val="3B32098C"/>
    <w:rsid w:val="3E9E7CE5"/>
    <w:rsid w:val="407614F7"/>
    <w:rsid w:val="409F073B"/>
    <w:rsid w:val="43454BD3"/>
    <w:rsid w:val="442B2DA6"/>
    <w:rsid w:val="44AE49FA"/>
    <w:rsid w:val="45DD622C"/>
    <w:rsid w:val="479642E8"/>
    <w:rsid w:val="47DC3802"/>
    <w:rsid w:val="49675482"/>
    <w:rsid w:val="4AE03433"/>
    <w:rsid w:val="4B614574"/>
    <w:rsid w:val="4C96791F"/>
    <w:rsid w:val="4D812CAB"/>
    <w:rsid w:val="54E264A0"/>
    <w:rsid w:val="550D3076"/>
    <w:rsid w:val="5CB63FF4"/>
    <w:rsid w:val="61CB0541"/>
    <w:rsid w:val="66F2031E"/>
    <w:rsid w:val="69390486"/>
    <w:rsid w:val="6AED5C48"/>
    <w:rsid w:val="6B8D6867"/>
    <w:rsid w:val="6F414274"/>
    <w:rsid w:val="70F30E4C"/>
    <w:rsid w:val="733777E5"/>
    <w:rsid w:val="740E7B13"/>
    <w:rsid w:val="76535370"/>
    <w:rsid w:val="786C62E4"/>
    <w:rsid w:val="78A56E38"/>
    <w:rsid w:val="78EA70A7"/>
    <w:rsid w:val="79CD6312"/>
    <w:rsid w:val="7AA20881"/>
    <w:rsid w:val="7ED83A3E"/>
    <w:rsid w:val="B9FC9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3055</Words>
  <Characters>3108</Characters>
  <Lines>0</Lines>
  <Paragraphs>0</Paragraphs>
  <TotalTime>7</TotalTime>
  <ScaleCrop>false</ScaleCrop>
  <LinksUpToDate>false</LinksUpToDate>
  <CharactersWithSpaces>3108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2023-04-17T13:28:00Z</dcterms:created>
  <dc:creator>zhuzhihong</dc:creator>
  <cp:lastModifiedBy> 微</cp:lastModifiedBy>
  <cp:lastPrinted>2026-01-28T08:15:00Z</cp:lastPrinted>
  <dcterms:modified xsi:type="dcterms:W3CDTF">2026-01-28T07:02:34Z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873C7CE11EB841B0A42F44663E7868D3_13</vt:lpwstr>
  </property>
  <property fmtid="{D5CDD505-2E9C-101B-9397-08002B2CF9AE}" pid="4" name="KSOTemplateDocerSaveRecord">
    <vt:lpwstr>eyJoZGlkIjoiN2YxNmViYjA4MjIxY2FiMGMzODdmNzRlMDcwMjA4ZDIiLCJ1c2VySWQiOiI0MTYzNjMyMTIifQ==</vt:lpwstr>
  </property>
</Properties>
</file>